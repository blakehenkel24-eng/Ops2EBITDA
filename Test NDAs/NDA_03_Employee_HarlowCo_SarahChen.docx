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EMPLOYEE CONFIDENTIALITY AND NON-DISCLOSURE AGREEMENT</w:t>
      </w:r>
    </w:p>
    <w:p>
      <w:pPr>
        <w:spacing w:after="160"/>
        <w:jc w:val="both"/>
      </w:pPr>
      <w:r>
        <w:t xml:space="preserve">This Employee Confidentiality and Non-Disclosure Agreement (this “Agreement”) is entered into as of January 12, 2026, by and between Harlow &amp; Co. Consulting, an Illinois corporation with its principal place of business at 200 West Monroe Street, Suite 1400, Chicago, Illinois 60606 (the “Company”), and Sarah Chen, an individual residing in Cook County, Illinois (“Employee”).</w:t>
      </w:r>
    </w:p>
    <w:p>
      <w:pPr>
        <w:spacing w:after="160"/>
        <w:jc w:val="both"/>
      </w:pPr>
      <w:r>
        <w:t xml:space="preserve">In connection with Employee's employment with the Company, Employee will have access to Confidential Information and Trade Secrets (each as defined below), and the Company requires Employee's agreement to protect such information as a condition of employment.</w:t>
      </w:r>
    </w:p>
    <w:p>
      <w:pPr>
        <w:spacing w:after="120" w:before="240"/>
      </w:pPr>
      <w:r>
        <w:rPr>
          <w:b/>
          <w:bCs/>
        </w:rPr>
        <w:t xml:space="preserve">1. Confidential Information</w:t>
      </w:r>
    </w:p>
    <w:p>
      <w:pPr>
        <w:spacing w:after="160"/>
        <w:jc w:val="both"/>
      </w:pPr>
      <w:r>
        <w:t xml:space="preserve">“Confidential Information” means all non-public information relating to the Company's business, including client lists, engagement materials, financial data, methodologies, pricing, marketing plans, and personnel information, whether disclosed to Employee before or after the date of this Agreement</w:t>
      </w:r>
      <w:ins w:id="1022" w:author="T. Brooks (Counsel to S. Chen)" w:date="2026-01-15T09:00:00Z">
        <w:r>
          <w:t xml:space="preserve">, provided that Confidential Information shall not include Employee's own compensation, benefits, or the terms of this Agreement, which Employee may disclose as permitted by applicable law</w:t>
        </w:r>
      </w:ins>
      <w:r>
        <w:t xml:space="preserve">.</w:t>
      </w:r>
    </w:p>
    <w:p>
      <w:pPr>
        <w:spacing w:after="120" w:before="240"/>
      </w:pPr>
      <w:r>
        <w:rPr>
          <w:b/>
          <w:bCs/>
        </w:rPr>
        <w:t xml:space="preserve">2. Trade Secrets</w:t>
      </w:r>
    </w:p>
    <w:p>
      <w:pPr>
        <w:spacing w:after="160"/>
        <w:jc w:val="both"/>
      </w:pPr>
      <w:r>
        <w:t xml:space="preserve">“Trade Secrets” means any Confidential Information that qualifies as a trade secret under the Illinois Trade Secrets Act, 765 ILCS 1065/1 et seq., including proprietary analytical models and client-specific deliverable frameworks that derive independent economic value from not being generally known.</w:t>
      </w:r>
    </w:p>
    <w:p>
      <w:pPr>
        <w:spacing w:after="120" w:before="240"/>
      </w:pPr>
      <w:r>
        <w:rPr>
          <w:b/>
          <w:bCs/>
        </w:rPr>
        <w:t xml:space="preserve">3. Employee Obligations</w:t>
      </w:r>
    </w:p>
    <w:p>
      <w:pPr>
        <w:pStyle w:val="ListParagraph"/>
        <w:numPr>
          <w:ilvl w:val="0"/>
          <w:numId w:val="1"/>
        </w:numPr>
        <w:spacing w:after="100"/>
      </w:pPr>
      <w:r>
        <w:t xml:space="preserve">Hold all Confidential Information and Trade Secrets in strict confidence and not disclose them to any person outside the Company without prior written authorization.</w:t>
      </w:r>
    </w:p>
    <w:p>
      <w:pPr>
        <w:pStyle w:val="ListParagraph"/>
        <w:numPr>
          <w:ilvl w:val="0"/>
          <w:numId w:val="1"/>
        </w:numPr>
        <w:spacing w:after="100"/>
      </w:pPr>
      <w:r>
        <w:t xml:space="preserve">Use Confidential Information and Trade Secrets solely in the performance of Employee's duties for the Company.</w:t>
      </w:r>
    </w:p>
    <w:p>
      <w:pPr>
        <w:pStyle w:val="ListParagraph"/>
        <w:numPr>
          <w:ilvl w:val="0"/>
          <w:numId w:val="1"/>
        </w:numPr>
        <w:spacing w:after="100"/>
      </w:pPr>
      <w:r>
        <w:t xml:space="preserve">Not remove Company documents or electronic files from Company premises or systems except as required to perform assigned duties.</w:t>
      </w:r>
    </w:p>
    <w:p>
      <w:pPr>
        <w:pStyle w:val="ListParagraph"/>
        <w:numPr>
          <w:ilvl w:val="0"/>
          <w:numId w:val="1"/>
        </w:numPr>
        <w:spacing w:after="100"/>
      </w:pPr>
      <w:r>
        <w:t xml:space="preserve">Promptly notify the Company of any unauthorized use or disclosure of Confidential Information or Trade Secrets of which Employee becomes aware.</w:t>
      </w:r>
    </w:p>
    <w:p>
      <w:pPr>
        <w:spacing w:after="120" w:before="240"/>
      </w:pPr>
      <w:r>
        <w:rPr>
          <w:b/>
          <w:bCs/>
        </w:rPr>
        <w:t xml:space="preserve">4. Duration of Obligations</w:t>
      </w:r>
    </w:p>
    <w:p>
      <w:pPr>
        <w:spacing w:after="160"/>
        <w:jc w:val="both"/>
      </w:pPr>
      <w:r>
        <w:t xml:space="preserve">Employee's obligations with respect to Confidential Information shall continue during employment and for </w:t>
      </w:r>
      <w:del w:id="1023" w:author="T. Brooks (Counsel to S. Chen)" w:date="2026-01-15T09:00:00Z">
        <w:r>
          <w:delText xml:space="preserve">three (3) years</w:delText>
        </w:r>
      </w:del>
      <w:ins w:id="1024" w:author="T. Brooks (Counsel to S. Chen)" w:date="2026-01-15T09:00:00Z">
        <w:r>
          <w:t xml:space="preserve">one (1) year</w:t>
        </w:r>
      </w:ins>
      <w:r>
        <w:t xml:space="preserve"> following termination of employment for any reason. Employee's obligations with respect to Trade Secrets shall continue for as long as the information retains trade secret status under applicable law.</w:t>
      </w:r>
    </w:p>
    <w:p>
      <w:pPr>
        <w:spacing w:after="120" w:before="240"/>
      </w:pPr>
      <w:r>
        <w:rPr>
          <w:b/>
          <w:bCs/>
        </w:rPr>
        <w:t xml:space="preserve">5. Return of Property</w:t>
      </w:r>
    </w:p>
    <w:p>
      <w:pPr>
        <w:spacing w:after="160"/>
        <w:jc w:val="both"/>
      </w:pPr>
      <w:r>
        <w:t xml:space="preserve">Upon termination of employment for any reason, Employee shall promptly return all Company property, including documents, devices, and access credentials, and shall not retain any copies of Confidential Information or Trade Secrets in any form.</w:t>
      </w:r>
    </w:p>
    <w:p>
      <w:pPr>
        <w:spacing w:after="120" w:before="240"/>
      </w:pPr>
      <w:r>
        <w:rPr>
          <w:b/>
          <w:bCs/>
        </w:rPr>
        <w:t xml:space="preserve">6. Remedies</w:t>
      </w:r>
    </w:p>
    <w:p>
      <w:pPr>
        <w:spacing w:after="160"/>
        <w:jc w:val="both"/>
      </w:pPr>
      <w:r>
        <w:t xml:space="preserve">Employee acknowledges that breach of this Agreement may cause irreparable harm to the Company for which monetary damages would be inadequate, and the Company shall be entitled to injunctive relief in addition to any other available remedies</w:t>
      </w:r>
      <w:del w:id="1025" w:author="T. Brooks (Counsel to S. Chen)" w:date="2026-01-15T09:00:00Z">
        <w:r>
          <w:delText xml:space="preserve">, including recovery of attorneys' fees to the extent permitted by law</w:delText>
        </w:r>
      </w:del>
      <w:r>
        <w:t xml:space="preserve">.</w:t>
      </w:r>
    </w:p>
    <w:p>
      <w:pPr>
        <w:spacing w:after="120" w:before="240"/>
      </w:pPr>
      <w:r>
        <w:rPr>
          <w:b/>
          <w:bCs/>
        </w:rPr>
        <w:t xml:space="preserve">7. At-Will Employment</w:t>
      </w:r>
    </w:p>
    <w:p>
      <w:pPr>
        <w:spacing w:after="160"/>
        <w:jc w:val="both"/>
      </w:pPr>
      <w:r>
        <w:t xml:space="preserve">This Agreement does not alter the at-will nature of Employee's employment. Either Employee or the Company may terminate the employment relationship at any time, with or without cause or notice, subject to applicable law.</w:t>
      </w:r>
    </w:p>
    <w:p>
      <w:pPr>
        <w:spacing w:after="120" w:before="240"/>
      </w:pPr>
      <w:r>
        <w:rPr>
          <w:b/>
          <w:bCs/>
        </w:rPr>
        <w:t xml:space="preserve">8. Governing Law</w:t>
      </w:r>
    </w:p>
    <w:p>
      <w:pPr>
        <w:spacing w:after="160"/>
        <w:jc w:val="both"/>
      </w:pPr>
      <w:r>
        <w:t xml:space="preserve">This Agreement shall be governed by the laws of the State of Illinois, without regard to conflict of laws principles.</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HARLOW &amp; CO. CONSULTING</w:t>
            </w:r>
          </w:p>
          <w:p/>
          <w:p>
            <w:r>
              <w:t xml:space="preserve">By: _______________________________</w:t>
            </w:r>
          </w:p>
          <w:p>
            <w:r>
              <w:t xml:space="preserve">Name: Marcus Webb</w:t>
            </w:r>
          </w:p>
          <w:p>
            <w:r>
              <w:t xml:space="preserve">Title: Director of Human Resources</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EMPLOYEE</w:t>
            </w:r>
          </w:p>
          <w:p/>
          <w:p>
            <w:r>
              <w:t xml:space="preserve">By: _______________________________</w:t>
            </w:r>
          </w:p>
          <w:p>
            <w:r>
              <w:t xml:space="preserve">Name: Sarah Chen</w:t>
            </w:r>
          </w:p>
          <w:p>
            <w:r>
              <w:t xml:space="preserve">Title: Senior Consultant</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2026-07-11T00:39:07.710Z</dcterms:created>
  <dcterms:modified xsi:type="dcterms:W3CDTF">2026-07-11T00:39:07.710Z</dcterms:modified>
</cp:coreProperties>
</file>

<file path=docProps/custom.xml><?xml version="1.0" encoding="utf-8"?>
<Properties xmlns="http://schemas.openxmlformats.org/officeDocument/2006/custom-properties" xmlns:vt="http://schemas.openxmlformats.org/officeDocument/2006/docPropsVTypes"/>
</file>