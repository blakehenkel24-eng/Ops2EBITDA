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pPr>
      <w:r>
        <w:t xml:space="preserve">MUTUAL NON-DISCLOSURE AGREEMENT</w:t>
      </w:r>
    </w:p>
    <w:p>
      <w:pPr>
        <w:spacing w:after="160"/>
        <w:jc w:val="both"/>
      </w:pPr>
      <w:r>
        <w:t xml:space="preserve">This Mutual Non-Disclosure Agreement (this “Agreement”) is entered into as of March 3, 2026 (the “Effective Date”) by and between TechFlow Solutions, Inc., a Delaware corporation with its principal place of business at 4100 Harborview Drive, Suite 900, Seattle, Washington 98101 (“TechFlow”), and Cascade Analytics, LLC, a Washington limited liability company with its principal place of business at 220 Pike Street, Seattle, Washington 98101 (“Cascade”). TechFlow and Cascade are each referred to individually as a “Party” and collectively as the “Parties.”</w:t>
      </w:r>
    </w:p>
    <w:p>
      <w:pPr>
        <w:spacing w:after="160"/>
        <w:jc w:val="both"/>
      </w:pPr>
      <w:r>
        <w:t xml:space="preserve">The Parties wish to explore a potential commercial partnership involving the integration of TechFlow's workflow automation platform with Cascade's data analytics services (the “Purpose”), and in connection with the Purpose each Party may disclose to the other certain confidential and proprietary information.</w:t>
      </w:r>
    </w:p>
    <w:p>
      <w:pPr>
        <w:spacing w:after="120" w:before="240"/>
      </w:pPr>
      <w:r>
        <w:rPr>
          <w:b/>
          <w:bCs/>
        </w:rPr>
        <w:t xml:space="preserve">1. Definition of Confidential Information</w:t>
      </w:r>
    </w:p>
    <w:p>
      <w:pPr>
        <w:spacing w:after="160"/>
        <w:jc w:val="both"/>
      </w:pPr>
      <w:r>
        <w:t xml:space="preserve">“Confidential Information” means any non-public information disclosed by either Party (the “Disclosing Party”) to the other (the “Receiving Party”), whether orally, in writing, or by inspection of tangible or intangible items, that is designated as confidential </w:t>
      </w:r>
      <w:del w:id="1000" w:author="K. Whitfield (Counsel to Cascade Analytics)" w:date="2026-03-10T09:00:00Z">
        <w:r>
          <w:delText xml:space="preserve">or that a reasonable person would understand to be confidential given the nature of the information and the circumstances of disclosure</w:delText>
        </w:r>
      </w:del>
      <w:ins w:id="1001" w:author="K. Whitfield (Counsel to Cascade Analytics)" w:date="2026-03-10T09:00:00Z">
        <w:r>
          <w:t xml:space="preserve">in writing at the time of disclosure, or if disclosed orally, is identified as confidential at the time of disclosure and summarized in a writing delivered to the Receiving Party within thirty (30) days</w:t>
        </w:r>
      </w:ins>
      <w:r>
        <w:t xml:space="preserve">, including but not limited to source code, product roadmaps, customer lists, pricing, business plans, and technical specifications.</w:t>
      </w:r>
    </w:p>
    <w:p>
      <w:pPr>
        <w:spacing w:after="120" w:before="240"/>
      </w:pPr>
      <w:r>
        <w:rPr>
          <w:b/>
          <w:bCs/>
        </w:rPr>
        <w:t xml:space="preserve">2. Obligations of Receiving Party</w:t>
      </w:r>
    </w:p>
    <w:p>
      <w:pPr>
        <w:spacing w:after="160"/>
        <w:jc w:val="both"/>
      </w:pPr>
      <w:r>
        <w:t xml:space="preserve">The Receiving Party shall: (a) hold the Confidential Information in strict confidence and take reasonable precautions to protect it, using no less than the degree of care it uses for its own confidential information of similar importance, but in no event less than reasonable care; (b) not disclose the Confidential Information to any third party except to its employees, officers, and professional advisors who have a need to know and who are bound by confidentiality obligations at least as protective as those herein; and (c) not use the Confidential Information for any purpose other than the Purpose.</w:t>
      </w:r>
    </w:p>
    <w:p>
      <w:pPr>
        <w:spacing w:after="120" w:before="240"/>
      </w:pPr>
      <w:r>
        <w:rPr>
          <w:b/>
          <w:bCs/>
        </w:rPr>
        <w:t xml:space="preserve">3. Exclusions</w:t>
      </w:r>
    </w:p>
    <w:p>
      <w:pPr>
        <w:spacing w:after="160"/>
        <w:jc w:val="both"/>
      </w:pPr>
      <w:r>
        <w:t xml:space="preserve">Confidential Information does not include information that: (a) is or becomes publicly available through no fault of the Receiving Party; (b) was rightfully known to the Receiving Party prior to disclosure; (c) is rightfully received from a third party without breach of any confidentiality obligation; or (d) is independently developed by the Receiving Party without use of or reference to the Disclosing Party's Confidential Information.</w:t>
      </w:r>
    </w:p>
    <w:p>
      <w:pPr>
        <w:spacing w:after="120" w:before="240"/>
      </w:pPr>
      <w:r>
        <w:rPr>
          <w:b/>
          <w:bCs/>
        </w:rPr>
        <w:t xml:space="preserve">4. Term</w:t>
      </w:r>
    </w:p>
    <w:p>
      <w:pPr>
        <w:spacing w:after="160"/>
        <w:jc w:val="both"/>
      </w:pPr>
      <w:r>
        <w:t xml:space="preserve">This Agreement shall remain in effect for </w:t>
      </w:r>
      <w:del w:id="1002" w:author="K. Whitfield (Counsel to Cascade Analytics)" w:date="2026-03-10T09:00:00Z">
        <w:r>
          <w:delText xml:space="preserve">two (2) years</w:delText>
        </w:r>
      </w:del>
      <w:ins w:id="1003" w:author="K. Whitfield (Counsel to Cascade Analytics)" w:date="2026-03-10T09:00:00Z">
        <w:r>
          <w:t xml:space="preserve">one (1) year</w:t>
        </w:r>
      </w:ins>
      <w:r>
        <w:t xml:space="preserve"> from the Effective Date, unless earlier terminated by either Party upon thirty (30) days' written notice. The confidentiality obligations set forth in Section 2 shall survive termination and remain binding for a period of </w:t>
      </w:r>
      <w:del w:id="1004" w:author="K. Whitfield (Counsel to Cascade Analytics)" w:date="2026-03-10T09:00:00Z">
        <w:r>
          <w:delText xml:space="preserve">three (3) years</w:delText>
        </w:r>
      </w:del>
      <w:ins w:id="1005" w:author="K. Whitfield (Counsel to Cascade Analytics)" w:date="2026-03-10T09:00:00Z">
        <w:r>
          <w:t xml:space="preserve">eighteen (18) months</w:t>
        </w:r>
      </w:ins>
      <w:r>
        <w:t xml:space="preserve"> from the date of disclosure of the applicable Confidential Information.</w:t>
      </w:r>
    </w:p>
    <w:p>
      <w:pPr>
        <w:spacing w:after="120" w:before="240"/>
      </w:pPr>
      <w:r>
        <w:rPr>
          <w:b/>
          <w:bCs/>
        </w:rPr>
        <w:t xml:space="preserve">5. Return or Destruction of Materials</w:t>
      </w:r>
    </w:p>
    <w:p>
      <w:pPr>
        <w:spacing w:after="160"/>
        <w:jc w:val="both"/>
      </w:pPr>
      <w:r>
        <w:t xml:space="preserve">Upon the Disclosing Party's written request, the Receiving Party shall promptly return or destroy all documents and materials containing Confidential Information, and certify such destruction in writing, except that the Receiving Party may retain one copy in its legal files solely for the purpose of monitoring compliance with this Agreement.</w:t>
      </w:r>
    </w:p>
    <w:p>
      <w:pPr>
        <w:spacing w:after="120" w:before="240"/>
      </w:pPr>
      <w:r>
        <w:rPr>
          <w:b/>
          <w:bCs/>
        </w:rPr>
        <w:t xml:space="preserve">6. No License; No Obligation</w:t>
      </w:r>
    </w:p>
    <w:p>
      <w:pPr>
        <w:spacing w:after="160"/>
        <w:jc w:val="both"/>
      </w:pPr>
      <w:r>
        <w:t xml:space="preserve">Nothing in this Agreement shall be construed as granting any rights, by license or otherwise, to any Confidential Information, or to any invention, patent, trademark, or copyright of either Party. Neither Party is obligated to disclose any information under this Agreement or to enter into any further agreement.</w:t>
      </w:r>
    </w:p>
    <w:p>
      <w:pPr>
        <w:spacing w:after="120" w:before="240"/>
      </w:pPr>
      <w:r>
        <w:rPr>
          <w:b/>
          <w:bCs/>
        </w:rPr>
        <w:t xml:space="preserve">7. Remedies</w:t>
      </w:r>
    </w:p>
    <w:p>
      <w:pPr>
        <w:spacing w:after="160"/>
        <w:jc w:val="both"/>
      </w:pPr>
      <w:r>
        <w:t xml:space="preserve">Each Party acknowledges that unauthorized disclosure or use of Confidential Information may cause irreparable harm for which monetary damages would be an inadequate remedy, and accordingly the Disclosing Party shall be entitled to seek injunctive relief in addition to any other remedies available at law or in equity</w:t>
      </w:r>
      <w:ins w:id="1006" w:author="K. Whitfield (Counsel to Cascade Analytics)" w:date="2026-03-10T09:00:00Z">
        <w:r>
          <w:t xml:space="preserve">, provided that the Disclosing Party shall first provide the Receiving Party ten (10) business days' prior written notice and a reasonable opportunity to cure before seeking injunctive relief</w:t>
        </w:r>
      </w:ins>
      <w:r>
        <w:t xml:space="preserve">.</w:t>
      </w:r>
    </w:p>
    <w:p>
      <w:pPr>
        <w:spacing w:after="120" w:before="240"/>
      </w:pPr>
      <w:r>
        <w:rPr>
          <w:b/>
          <w:bCs/>
        </w:rPr>
        <w:t xml:space="preserve">8. Governing Law</w:t>
      </w:r>
    </w:p>
    <w:p>
      <w:pPr>
        <w:spacing w:after="160"/>
        <w:jc w:val="both"/>
      </w:pPr>
      <w:r>
        <w:t xml:space="preserve">This Agreement shall be governed by and construed in accordance with the laws of the State of </w:t>
      </w:r>
      <w:del w:id="1007" w:author="K. Whitfield (Counsel to Cascade Analytics)" w:date="2026-03-10T09:00:00Z">
        <w:r>
          <w:delText xml:space="preserve">Delaware</w:delText>
        </w:r>
      </w:del>
      <w:ins w:id="1008" w:author="K. Whitfield (Counsel to Cascade Analytics)" w:date="2026-03-10T09:00:00Z">
        <w:r>
          <w:t xml:space="preserve">Washington</w:t>
        </w:r>
      </w:ins>
      <w:r>
        <w:t xml:space="preserve">, without regard to its conflict of laws principles. Any dispute arising out of or relating to this Agreement shall be brought exclusively in the state or federal courts located in </w:t>
      </w:r>
      <w:del w:id="1009" w:author="K. Whitfield (Counsel to Cascade Analytics)" w:date="2026-03-10T09:00:00Z">
        <w:r>
          <w:delText xml:space="preserve">Wilmington, Delaware</w:delText>
        </w:r>
      </w:del>
      <w:ins w:id="1010" w:author="K. Whitfield (Counsel to Cascade Analytics)" w:date="2026-03-10T09:00:00Z">
        <w:r>
          <w:t xml:space="preserve">King County, Washington</w:t>
        </w:r>
      </w:ins>
      <w:r>
        <w:t xml:space="preserve">.</w:t>
      </w:r>
    </w:p>
    <w:p>
      <w:pPr>
        <w:spacing w:after="120" w:before="240"/>
      </w:pPr>
      <w:r>
        <w:rPr>
          <w:b/>
          <w:bCs/>
        </w:rPr>
        <w:t xml:space="preserve">9. Miscellaneous</w:t>
      </w:r>
    </w:p>
    <w:p>
      <w:pPr>
        <w:spacing w:after="160"/>
        <w:jc w:val="both"/>
      </w:pPr>
      <w:r>
        <w:t xml:space="preserve">This Agreement constitutes the entire agreement between the Parties with respect to its subject matter and supersedes all prior discussions and agreements. If any provision is held invalid or unenforceable, the remaining provisions shall continue in full force and effect. This Agreement may not be assigned by either Party without the prior written consent of the other Party. This Agreement may be executed in counterparts, including by electronic signature.</w:t>
      </w:r>
    </w:p>
    <w:p>
      <w:pPr>
        <w:spacing w:after="120" w:before="240"/>
      </w:pPr>
      <w:r>
        <w:rPr>
          <w:b/>
          <w:bCs/>
        </w:rPr>
        <w:t xml:space="preserve">Signatures</w:t>
      </w:r>
    </w:p>
    <w:p>
      <w:pPr>
        <w:spacing w:after="160"/>
        <w:jc w:val="both"/>
      </w:pPr>
      <w:r>
        <w:t xml:space="preserve">IN WITNESS WHEREOF, the Parties have executed this Agreement as of the Effective Date.</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Pr>
          <w:p>
            <w:r>
              <w:rPr>
                <w:b/>
                <w:bCs/>
              </w:rPr>
              <w:t xml:space="preserve">TECHFLOW SOLUTIONS, INC.</w:t>
            </w:r>
          </w:p>
          <w:p/>
          <w:p>
            <w:r>
              <w:t xml:space="preserve">By: _______________________________</w:t>
            </w:r>
          </w:p>
          <w:p>
            <w:r>
              <w:t xml:space="preserve">Name: Rebecca Alston</w:t>
            </w:r>
          </w:p>
          <w:p>
            <w:r>
              <w:t xml:space="preserve">Title: Chief Operating Officer</w:t>
            </w:r>
          </w:p>
          <w:p>
            <w:r>
              <w:t xml:space="preserve">Date: _______________________________</w:t>
            </w:r>
          </w:p>
        </w:tc>
        <w:tc>
          <w:tcPr>
            <w:tcW w:type="dxa" w:w="4500"/>
            <w:tcBorders>
              <w:top w:val="none" w:color="FFFFFF" w:sz="0"/>
              <w:left w:val="none" w:color="FFFFFF" w:sz="0"/>
              <w:bottom w:val="none" w:color="FFFFFF" w:sz="0"/>
              <w:right w:val="none" w:color="FFFFFF" w:sz="0"/>
            </w:tcBorders>
          </w:tcPr>
          <w:p>
            <w:r>
              <w:rPr>
                <w:b/>
                <w:bCs/>
              </w:rPr>
              <w:t xml:space="preserve">CASCADE ANALYTICS, LLC</w:t>
            </w:r>
          </w:p>
          <w:p/>
          <w:p>
            <w:r>
              <w:t xml:space="preserve">By: _______________________________</w:t>
            </w:r>
          </w:p>
          <w:p>
            <w:r>
              <w:t xml:space="preserve">Name: Owen Marsh</w:t>
            </w:r>
          </w:p>
          <w:p>
            <w:r>
              <w:t xml:space="preserve">Title: Managing Member</w:t>
            </w:r>
          </w:p>
          <w:p>
            <w:r>
              <w:t xml:space="preserve">Date: _______________________________</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2026-07-11T00:39:07.672Z</dcterms:created>
  <dcterms:modified xsi:type="dcterms:W3CDTF">2026-07-11T00:39:07.672Z</dcterms:modified>
</cp:coreProperties>
</file>

<file path=docProps/custom.xml><?xml version="1.0" encoding="utf-8"?>
<Properties xmlns="http://schemas.openxmlformats.org/officeDocument/2006/custom-properties" xmlns:vt="http://schemas.openxmlformats.org/officeDocument/2006/docPropsVTypes"/>
</file>