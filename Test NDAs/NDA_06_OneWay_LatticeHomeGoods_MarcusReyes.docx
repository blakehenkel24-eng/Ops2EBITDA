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NON-DISCLOSURE AGREEMENT</w:t>
      </w:r>
    </w:p>
    <w:p>
      <w:pPr>
        <w:spacing w:after="160"/>
        <w:jc w:val="both"/>
      </w:pPr>
      <w:r>
        <w:t xml:space="preserve">This Non-Disclosure Agreement (this “Agreement”) is entered into as of June 4, 2026 by and between Lattice Home Goods, Inc., a Texas corporation with its principal place of business at 1800 Preston Road, Suite 500, Dallas, Texas 75248 (the “Company”), and Marcus Reyes, an independent consultant operating as Reyes Strategy Group, with a business address at 6402 Live Oak Street, Dallas, Texas 75214 (“Consultant”).</w:t>
      </w:r>
    </w:p>
    <w:p>
      <w:pPr>
        <w:spacing w:after="160"/>
        <w:jc w:val="both"/>
      </w:pPr>
      <w:r>
        <w:t xml:space="preserve">The Company has engaged Consultant to provide strategic advisory services regarding the Company's retail expansion plans (the “Services”), and in connection with the Services the Company will disclose certain confidential information to Consultant.</w:t>
      </w:r>
    </w:p>
    <w:p>
      <w:pPr>
        <w:spacing w:after="120" w:before="240"/>
      </w:pPr>
      <w:r>
        <w:rPr>
          <w:b/>
          <w:bCs/>
        </w:rPr>
        <w:t xml:space="preserve">1. Confidential Information</w:t>
      </w:r>
    </w:p>
    <w:p>
      <w:pPr>
        <w:spacing w:after="160"/>
        <w:jc w:val="both"/>
      </w:pPr>
      <w:r>
        <w:t xml:space="preserve">“Confidential Information” means all non-public information disclosed by the Company to Consultant in connection with the Services, including store performance data, expansion site criteria, lease terms, vendor relationships, and internal financial projections, in any form.</w:t>
      </w:r>
    </w:p>
    <w:p>
      <w:pPr>
        <w:spacing w:after="120" w:before="240"/>
      </w:pPr>
      <w:r>
        <w:rPr>
          <w:b/>
          <w:bCs/>
        </w:rPr>
        <w:t xml:space="preserve">2. Obligations of Consultant</w:t>
      </w:r>
    </w:p>
    <w:p>
      <w:pPr>
        <w:spacing w:after="160"/>
        <w:jc w:val="both"/>
      </w:pPr>
      <w:r>
        <w:t xml:space="preserve">Consultant shall: (a) use the Confidential Information solely to perform the Services; (b) not disclose Confidential Information to any third party, including </w:t>
      </w:r>
      <w:del w:id="1045" w:author="P. Iyer (Counsel to Reyes Strategy Group)" w:date="2026-06-10T09:00:00Z">
        <w:r>
          <w:delText xml:space="preserve">any other client of Consultant</w:delText>
        </w:r>
      </w:del>
      <w:ins w:id="1046" w:author="P. Iyer (Counsel to Reyes Strategy Group)" w:date="2026-06-10T09:00:00Z">
        <w:r>
          <w:t xml:space="preserve">any direct competitor of the Company</w:t>
        </w:r>
      </w:ins>
      <w:r>
        <w:t xml:space="preserve">, without the Company's prior written consent; and (c) protect the Confidential Information using reasonable care consistent with industry standards for protecting proprietary business information.</w:t>
      </w:r>
    </w:p>
    <w:p>
      <w:pPr>
        <w:spacing w:after="120" w:before="240"/>
      </w:pPr>
      <w:r>
        <w:rPr>
          <w:b/>
          <w:bCs/>
        </w:rPr>
        <w:t xml:space="preserve">3. Conflicts of Interest</w:t>
      </w:r>
    </w:p>
    <w:p>
      <w:pPr>
        <w:spacing w:after="160"/>
        <w:jc w:val="both"/>
      </w:pPr>
      <w:r>
        <w:t xml:space="preserve">Consultant represents that Consultant is not currently engaged by, and agrees not to accept an engagement during the term of the Services from, </w:t>
      </w:r>
      <w:del w:id="1047" w:author="P. Iyer (Counsel to Reyes Strategy Group)" w:date="2026-06-10T09:00:00Z">
        <w:r>
          <w:delText xml:space="preserve">any direct competitor of the Company in the home goods retail sector</w:delText>
        </w:r>
      </w:del>
      <w:ins w:id="1048" w:author="P. Iyer (Counsel to Reyes Strategy Group)" w:date="2026-06-10T09:00:00Z">
        <w:r>
          <w:t xml:space="preserve">a direct competitor of the Company with annual revenue exceeding $500 million, and only where the engagement is substantially similar in scope to the Services</w:t>
        </w:r>
      </w:ins>
      <w:r>
        <w:t xml:space="preserve"> without prior written disclosure to and consent of the Company.</w:t>
      </w:r>
    </w:p>
    <w:p>
      <w:pPr>
        <w:spacing w:after="120" w:before="240"/>
      </w:pPr>
      <w:r>
        <w:rPr>
          <w:b/>
          <w:bCs/>
        </w:rPr>
        <w:t xml:space="preserve">4. Exclusions</w:t>
      </w:r>
    </w:p>
    <w:p>
      <w:pPr>
        <w:spacing w:after="160"/>
        <w:jc w:val="both"/>
      </w:pPr>
      <w:r>
        <w:t xml:space="preserve">Confidential Information does not include information that is or becomes publicly available without breach of this Agreement, was already lawfully in Consultant's possession without confidentiality restriction, or is independently developed by Consultant without use of the Company's Confidential Information.</w:t>
      </w:r>
    </w:p>
    <w:p>
      <w:pPr>
        <w:spacing w:after="120" w:before="240"/>
      </w:pPr>
      <w:r>
        <w:rPr>
          <w:b/>
          <w:bCs/>
        </w:rPr>
        <w:t xml:space="preserve">5. Term</w:t>
      </w:r>
    </w:p>
    <w:p>
      <w:pPr>
        <w:spacing w:after="160"/>
        <w:jc w:val="both"/>
      </w:pPr>
      <w:r>
        <w:t xml:space="preserve">This Agreement is effective as of the date first written above and shall continue for </w:t>
      </w:r>
      <w:del w:id="1049" w:author="P. Iyer (Counsel to Reyes Strategy Group)" w:date="2026-06-10T09:00:00Z">
        <w:r>
          <w:delText xml:space="preserve">two (2) years</w:delText>
        </w:r>
      </w:del>
      <w:ins w:id="1050" w:author="P. Iyer (Counsel to Reyes Strategy Group)" w:date="2026-06-10T09:00:00Z">
        <w:r>
          <w:t xml:space="preserve">eighteen (18) months</w:t>
        </w:r>
      </w:ins>
      <w:r>
        <w:t xml:space="preserve">, provided that Consultant's confidentiality obligations shall survive expiration of the Services and remain in effect for the full </w:t>
      </w:r>
      <w:del w:id="1051" w:author="P. Iyer (Counsel to Reyes Strategy Group)" w:date="2026-06-10T09:00:00Z">
        <w:r>
          <w:delText xml:space="preserve">two (2) year</w:delText>
        </w:r>
      </w:del>
      <w:ins w:id="1052" w:author="P. Iyer (Counsel to Reyes Strategy Group)" w:date="2026-06-10T09:00:00Z">
        <w:r>
          <w:t xml:space="preserve">eighteen (18) month</w:t>
        </w:r>
      </w:ins>
      <w:r>
        <w:t xml:space="preserve"> term regardless of when the Services conclude.</w:t>
      </w:r>
    </w:p>
    <w:p>
      <w:pPr>
        <w:spacing w:after="120" w:before="240"/>
      </w:pPr>
      <w:r>
        <w:rPr>
          <w:b/>
          <w:bCs/>
        </w:rPr>
        <w:t xml:space="preserve">6. Return of Materials</w:t>
      </w:r>
    </w:p>
    <w:p>
      <w:pPr>
        <w:spacing w:after="160"/>
        <w:jc w:val="both"/>
      </w:pPr>
      <w:r>
        <w:t xml:space="preserve">Upon completion of the Services or the Company's written request, whichever is earlier, Consultant shall return or permanently delete all Confidential Information and certify such deletion in writing within ten (10) business days.</w:t>
      </w:r>
    </w:p>
    <w:p>
      <w:pPr>
        <w:spacing w:after="120" w:before="240"/>
      </w:pPr>
      <w:r>
        <w:rPr>
          <w:b/>
          <w:bCs/>
        </w:rPr>
        <w:t xml:space="preserve">7. Remedies</w:t>
      </w:r>
    </w:p>
    <w:p>
      <w:pPr>
        <w:spacing w:after="160"/>
        <w:jc w:val="both"/>
      </w:pPr>
      <w:r>
        <w:t xml:space="preserve">Consultant acknowledges that unauthorized use or disclosure of Confidential Information would cause the Company irreparable harm, entitling the Company to injunctive relief in addition to any other remedies available at law.</w:t>
      </w:r>
    </w:p>
    <w:p>
      <w:pPr>
        <w:spacing w:after="120" w:before="240"/>
      </w:pPr>
      <w:r>
        <w:rPr>
          <w:b/>
          <w:bCs/>
        </w:rPr>
        <w:t xml:space="preserve">8. Governing Law</w:t>
      </w:r>
    </w:p>
    <w:p>
      <w:pPr>
        <w:spacing w:after="160"/>
        <w:jc w:val="both"/>
      </w:pPr>
      <w:r>
        <w:t xml:space="preserve">This Agreement shall be governed by the laws of the State of Texas, without regard to conflict of laws principles, and venue for any dispute shall lie exclusively in Dallas County, Texas.</w:t>
      </w:r>
    </w:p>
    <w:p>
      <w:pPr>
        <w:spacing w:after="120" w:before="240"/>
      </w:pPr>
      <w:r>
        <w:rPr>
          <w:b/>
          <w:bCs/>
        </w:rPr>
        <w:t xml:space="preserve">9. Independent Contractor</w:t>
      </w:r>
    </w:p>
    <w:p>
      <w:pPr>
        <w:spacing w:after="160"/>
        <w:jc w:val="both"/>
      </w:pPr>
      <w:r>
        <w:t xml:space="preserve">Nothing in this Agreement shall be construed to create an employment relationship between the Company and Consultant. Consultant remains an independent contractor at all times.</w:t>
      </w:r>
    </w:p>
    <w:p>
      <w:pPr>
        <w:spacing w:after="120" w:before="240"/>
      </w:pPr>
      <w:r>
        <w:rPr>
          <w:b/>
          <w:bCs/>
        </w:rPr>
        <w:t xml:space="preserve">Signatures</w:t>
      </w:r>
    </w:p>
    <w:p>
      <w:pPr>
        <w:spacing w:after="160"/>
        <w:jc w:val="both"/>
      </w:pPr>
      <w:r>
        <w:t xml:space="preserve">IN WITNESS WHEREOF, the Parties have executed this Agreement as of the Effective Date.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b/>
                <w:bCs/>
              </w:rPr>
              <w:t xml:space="preserve">LATTICE HOME GOODS, INC.</w:t>
            </w:r>
          </w:p>
          <w:p/>
          <w:p>
            <w:r>
              <w:t xml:space="preserve">By: _______________________________</w:t>
            </w:r>
          </w:p>
          <w:p>
            <w:r>
              <w:t xml:space="preserve">Name: Jasmine Ortiz</w:t>
            </w:r>
          </w:p>
          <w:p>
            <w:r>
              <w:t xml:space="preserve">Title: VP of Strategy</w:t>
            </w:r>
          </w:p>
          <w:p>
            <w:r>
              <w:t xml:space="preserve">Date: _______________________________</w:t>
            </w:r>
          </w:p>
        </w:tc>
        <w:tc>
          <w:tcPr>
            <w:tcW w:type="dxa" w:w="4500"/>
            <w:tcBorders>
              <w:top w:val="none" w:color="FFFFFF" w:sz="0"/>
              <w:left w:val="none" w:color="FFFFFF" w:sz="0"/>
              <w:bottom w:val="none" w:color="FFFFFF" w:sz="0"/>
              <w:right w:val="none" w:color="FFFFFF" w:sz="0"/>
            </w:tcBorders>
          </w:tcPr>
          <w:p>
            <w:r>
              <w:rPr>
                <w:b/>
                <w:bCs/>
              </w:rPr>
              <w:t xml:space="preserve">CONSULTANT</w:t>
            </w:r>
          </w:p>
          <w:p/>
          <w:p>
            <w:r>
              <w:t xml:space="preserve">By: _______________________________</w:t>
            </w:r>
          </w:p>
          <w:p>
            <w:r>
              <w:t xml:space="preserve">Name: Marcus Reyes</w:t>
            </w:r>
          </w:p>
          <w:p>
            <w:r>
              <w:t xml:space="preserve">Title: Principal, Reyes Strategy Group</w:t>
            </w:r>
          </w:p>
          <w:p>
            <w:r>
              <w:t xml:space="preserve">Date: _______________________________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2026-07-11T00:39:07.731Z</dcterms:created>
  <dcterms:modified xsi:type="dcterms:W3CDTF">2026-07-11T00:39:07.731Z</dcterms:modified>
</cp:coreProperties>
</file>

<file path=docProps/custom.xml><?xml version="1.0" encoding="utf-8"?>
<Properties xmlns="http://schemas.openxmlformats.org/officeDocument/2006/custom-properties" xmlns:vt="http://schemas.openxmlformats.org/officeDocument/2006/docPropsVTypes"/>
</file>