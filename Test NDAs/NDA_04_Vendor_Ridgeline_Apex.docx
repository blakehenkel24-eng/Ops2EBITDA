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t xml:space="preserve">NON-DISCLOSURE AGREEMENT</w:t>
      </w:r>
    </w:p>
    <w:p>
      <w:pPr>
        <w:spacing w:after="160"/>
        <w:jc w:val="both"/>
      </w:pPr>
      <w:r>
        <w:t xml:space="preserve">This Non-Disclosure Agreement (this “Agreement”) is entered into as of February 9, 2026 by and between Ridgeline Manufacturing Corp., a New York corporation with its principal place of business at 15 Industrial Parkway, Buffalo, New York 14201 (“Ridgeline”), and Apex IT Services, Inc., a New York corporation with its principal place of business at 401 Corporate Drive, Rochester, New York 14623 (“Apex”), in connection with Apex's proposed implementation of an enterprise resource planning system for Ridgeline (the “Engagement”).</w:t>
      </w:r>
    </w:p>
    <w:p>
      <w:pPr>
        <w:spacing w:after="120" w:before="240"/>
      </w:pPr>
      <w:r>
        <w:rPr>
          <w:b/>
          <w:bCs/>
        </w:rPr>
        <w:t xml:space="preserve">1. Confidential Information</w:t>
      </w:r>
    </w:p>
    <w:p>
      <w:pPr>
        <w:spacing w:after="160"/>
        <w:jc w:val="both"/>
      </w:pPr>
      <w:r>
        <w:t xml:space="preserve">“Confidential Information” means all non-public information exchanged in connection with the Engagement, including Ridgeline's operational data, production schedules, ERP configuration requirements, system architecture, and vendor pricing, and Apex's implementation methodologies and proprietary tools.</w:t>
      </w:r>
    </w:p>
    <w:p>
      <w:pPr>
        <w:spacing w:after="120" w:before="240"/>
      </w:pPr>
      <w:r>
        <w:rPr>
          <w:b/>
          <w:bCs/>
        </w:rPr>
        <w:t xml:space="preserve">2. Obligations</w:t>
      </w:r>
    </w:p>
    <w:p>
      <w:pPr>
        <w:spacing w:after="160"/>
        <w:jc w:val="both"/>
      </w:pPr>
      <w:r>
        <w:t xml:space="preserve">Each Party shall protect the other Party's Confidential Information using reasonable care, at least equal to the care it applies to its own confidential information, and shall restrict access to employees and subcontractors with a need to know who are bound by written confidentiality obligations no less protective than those in this Agreement. Apex shall not access, copy, or export Ridgeline's Confidential Information </w:t>
      </w:r>
      <w:del w:id="1026" w:author="M. Douglas (Counsel to Apex IT Services)" w:date="2026-02-14T09:00:00Z">
        <w:r>
          <w:delText xml:space="preserve">to any location outside the United States without Ridgeline's prior written consent</w:delText>
        </w:r>
      </w:del>
      <w:ins w:id="1027" w:author="M. Douglas (Counsel to Apex IT Services)" w:date="2026-02-14T09:00:00Z">
        <w:r>
          <w:t xml:space="preserve">except as reasonably necessary to provide the Services using Apex's global delivery and support teams, provided such teams are subject to confidentiality and data-handling obligations no less protective than those set forth in this Agreement</w:t>
        </w:r>
      </w:ins>
      <w:r>
        <w:t xml:space="preserve">.</w:t>
      </w:r>
    </w:p>
    <w:p>
      <w:pPr>
        <w:spacing w:after="120" w:before="240"/>
      </w:pPr>
      <w:r>
        <w:rPr>
          <w:b/>
          <w:bCs/>
        </w:rPr>
        <w:t xml:space="preserve">3. Data Security</w:t>
      </w:r>
    </w:p>
    <w:p>
      <w:pPr>
        <w:spacing w:after="160"/>
        <w:jc w:val="both"/>
      </w:pPr>
      <w:r>
        <w:t xml:space="preserve">Apex shall maintain administrative, technical, and physical safeguards designed to protect Confidential Information from unauthorized access, use, or disclosure, consistent with industry standards, and shall promptly notify Ridgeline of any suspected or actual security incident involving Ridgeline's Confidential Information.</w:t>
      </w:r>
    </w:p>
    <w:p>
      <w:pPr>
        <w:spacing w:after="120" w:before="240"/>
      </w:pPr>
      <w:r>
        <w:rPr>
          <w:b/>
          <w:bCs/>
        </w:rPr>
        <w:t xml:space="preserve">4. Exclusions</w:t>
      </w:r>
    </w:p>
    <w:p>
      <w:pPr>
        <w:spacing w:after="160"/>
        <w:jc w:val="both"/>
      </w:pPr>
      <w:r>
        <w:t xml:space="preserve">Confidential Information does not include information that is publicly available without breach of this Agreement, was already known to the Receiving Party free of any confidentiality obligation, is independently developed without reference to the Disclosing Party's Confidential Information, or is rightfully obtained from a third party.</w:t>
      </w:r>
    </w:p>
    <w:p>
      <w:pPr>
        <w:spacing w:after="120" w:before="240"/>
      </w:pPr>
      <w:r>
        <w:rPr>
          <w:b/>
          <w:bCs/>
        </w:rPr>
        <w:t xml:space="preserve">5. Term</w:t>
      </w:r>
    </w:p>
    <w:p>
      <w:pPr>
        <w:spacing w:after="160"/>
        <w:jc w:val="both"/>
      </w:pPr>
      <w:r>
        <w:t xml:space="preserve">This Agreement shall be effective for </w:t>
      </w:r>
      <w:del w:id="1028" w:author="M. Douglas (Counsel to Apex IT Services)" w:date="2026-02-14T09:00:00Z">
        <w:r>
          <w:delText xml:space="preserve">one (1) year</w:delText>
        </w:r>
      </w:del>
      <w:ins w:id="1029" w:author="M. Douglas (Counsel to Apex IT Services)" w:date="2026-02-14T09:00:00Z">
        <w:r>
          <w:t xml:space="preserve">two (2) years</w:t>
        </w:r>
      </w:ins>
      <w:r>
        <w:t xml:space="preserve"> from the date first written above and shall automatically renew for successive one (1) year terms unless either Party provides written notice of non-renewal at least </w:t>
      </w:r>
      <w:del w:id="1030" w:author="M. Douglas (Counsel to Apex IT Services)" w:date="2026-02-14T09:00:00Z">
        <w:r>
          <w:delText xml:space="preserve">thirty (30)</w:delText>
        </w:r>
      </w:del>
      <w:ins w:id="1031" w:author="M. Douglas (Counsel to Apex IT Services)" w:date="2026-02-14T09:00:00Z">
        <w:r>
          <w:t xml:space="preserve">sixty (60)</w:t>
        </w:r>
      </w:ins>
      <w:r>
        <w:t xml:space="preserve"> days prior to the end of the then-current term. Confidentiality obligations shall survive termination for two (2) years.</w:t>
      </w:r>
    </w:p>
    <w:p>
      <w:pPr>
        <w:spacing w:after="120" w:before="240"/>
      </w:pPr>
      <w:r>
        <w:rPr>
          <w:b/>
          <w:bCs/>
        </w:rPr>
        <w:t xml:space="preserve">6. Return of Materials</w:t>
      </w:r>
    </w:p>
    <w:p>
      <w:pPr>
        <w:spacing w:after="160"/>
        <w:jc w:val="both"/>
      </w:pPr>
      <w:r>
        <w:t xml:space="preserve">Upon completion or termination of the Engagement, each Party shall return or destroy the other Party's Confidential Information within </w:t>
      </w:r>
      <w:del w:id="1032" w:author="M. Douglas (Counsel to Apex IT Services)" w:date="2026-02-14T09:00:00Z">
        <w:r>
          <w:delText xml:space="preserve">fifteen (15) business days</w:delText>
        </w:r>
      </w:del>
      <w:ins w:id="1033" w:author="M. Douglas (Counsel to Apex IT Services)" w:date="2026-02-14T09:00:00Z">
        <w:r>
          <w:t xml:space="preserve">thirty (30) business days</w:t>
        </w:r>
      </w:ins>
      <w:r>
        <w:t xml:space="preserve"> of written request, except as required to be retained for legal or regulatory compliance.</w:t>
      </w:r>
    </w:p>
    <w:p>
      <w:pPr>
        <w:spacing w:after="120" w:before="240"/>
      </w:pPr>
      <w:r>
        <w:rPr>
          <w:b/>
          <w:bCs/>
        </w:rPr>
        <w:t xml:space="preserve">7. Remedies</w:t>
      </w:r>
    </w:p>
    <w:p>
      <w:pPr>
        <w:spacing w:after="160"/>
        <w:jc w:val="both"/>
      </w:pPr>
      <w:r>
        <w:t xml:space="preserve">Breach of this Agreement may cause irreparable harm not adequately compensable by monetary damages, entitling the non-breaching Party to seek injunctive relief in addition to any other available remedy.</w:t>
      </w:r>
    </w:p>
    <w:p>
      <w:pPr>
        <w:spacing w:after="120" w:before="240"/>
      </w:pPr>
      <w:r>
        <w:rPr>
          <w:b/>
          <w:bCs/>
        </w:rPr>
        <w:t xml:space="preserve">8. Governing Law</w:t>
      </w:r>
    </w:p>
    <w:p>
      <w:pPr>
        <w:spacing w:after="160"/>
        <w:jc w:val="both"/>
      </w:pPr>
      <w:r>
        <w:t xml:space="preserve">This Agreement is governed by the laws of the State of New York, without regard to conflict of laws principles, and the Parties consent to the exclusive jurisdiction of the courts located in </w:t>
      </w:r>
      <w:del w:id="1034" w:author="M. Douglas (Counsel to Apex IT Services)" w:date="2026-02-14T09:00:00Z">
        <w:r>
          <w:delText xml:space="preserve">Monroe County, New York</w:delText>
        </w:r>
      </w:del>
      <w:ins w:id="1035" w:author="M. Douglas (Counsel to Apex IT Services)" w:date="2026-02-14T09:00:00Z">
        <w:r>
          <w:t xml:space="preserve">Erie County, New York</w:t>
        </w:r>
      </w:ins>
      <w:r>
        <w:t xml:space="preserve">.</w:t>
      </w:r>
    </w:p>
    <w:p>
      <w:pPr>
        <w:spacing w:after="120" w:before="240"/>
      </w:pPr>
      <w:r>
        <w:rPr>
          <w:b/>
          <w:bCs/>
        </w:rPr>
        <w:t xml:space="preserve">9. General</w:t>
      </w:r>
    </w:p>
    <w:p>
      <w:pPr>
        <w:spacing w:after="160"/>
        <w:jc w:val="both"/>
      </w:pPr>
      <w:r>
        <w:t xml:space="preserve">This Agreement may be executed in counterparts and constitutes the entire agreement between the Parties regarding confidentiality for the Engagement, superseding any prior understandings on this subject.</w:t>
      </w:r>
    </w:p>
    <w:p>
      <w:pPr>
        <w:spacing w:after="120" w:before="240"/>
      </w:pPr>
      <w:r>
        <w:rPr>
          <w:b/>
          <w:bCs/>
        </w:rPr>
        <w:t xml:space="preserve">Signatures</w:t>
      </w:r>
    </w:p>
    <w:p>
      <w:pPr>
        <w:spacing w:after="160"/>
        <w:jc w:val="both"/>
      </w:pPr>
      <w:r>
        <w:t xml:space="preserve">IN WITNESS WHEREOF, the Parties have executed this Agreement as of the Effective Date.</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rPr>
                <w:b/>
                <w:bCs/>
              </w:rPr>
              <w:t xml:space="preserve">RIDGELINE MANUFACTURING CORP.</w:t>
            </w:r>
          </w:p>
          <w:p/>
          <w:p>
            <w:r>
              <w:t xml:space="preserve">By: _______________________________</w:t>
            </w:r>
          </w:p>
          <w:p>
            <w:r>
              <w:t xml:space="preserve">Name: Diane Kowalski</w:t>
            </w:r>
          </w:p>
          <w:p>
            <w:r>
              <w:t xml:space="preserve">Title: VP of Operations</w:t>
            </w:r>
          </w:p>
          <w:p>
            <w:r>
              <w:t xml:space="preserve">Date: _______________________________</w:t>
            </w:r>
          </w:p>
        </w:tc>
        <w:tc>
          <w:tcPr>
            <w:tcW w:type="dxa" w:w="4500"/>
            <w:tcBorders>
              <w:top w:val="none" w:color="FFFFFF" w:sz="0"/>
              <w:left w:val="none" w:color="FFFFFF" w:sz="0"/>
              <w:bottom w:val="none" w:color="FFFFFF" w:sz="0"/>
              <w:right w:val="none" w:color="FFFFFF" w:sz="0"/>
            </w:tcBorders>
          </w:tcPr>
          <w:p>
            <w:r>
              <w:rPr>
                <w:b/>
                <w:bCs/>
              </w:rPr>
              <w:t xml:space="preserve">APEX IT SERVICES, INC.</w:t>
            </w:r>
          </w:p>
          <w:p/>
          <w:p>
            <w:r>
              <w:t xml:space="preserve">By: _______________________________</w:t>
            </w:r>
          </w:p>
          <w:p>
            <w:r>
              <w:t xml:space="preserve">Name: Trevor Nash</w:t>
            </w:r>
          </w:p>
          <w:p>
            <w:r>
              <w:t xml:space="preserve">Title: Engagement Partner</w:t>
            </w:r>
          </w:p>
          <w:p>
            <w:r>
              <w:t xml:space="preserve">Date: _______________________________</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2026-07-11T00:39:07.719Z</dcterms:created>
  <dcterms:modified xsi:type="dcterms:W3CDTF">2026-07-11T00:39:07.719Z</dcterms:modified>
</cp:coreProperties>
</file>

<file path=docProps/custom.xml><?xml version="1.0" encoding="utf-8"?>
<Properties xmlns="http://schemas.openxmlformats.org/officeDocument/2006/custom-properties" xmlns:vt="http://schemas.openxmlformats.org/officeDocument/2006/docPropsVTypes"/>
</file>