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NON-DISCLOSURE AGREEMENT</w:t>
      </w:r>
    </w:p>
    <w:p>
      <w:pPr>
        <w:spacing w:after="160"/>
        <w:jc w:val="both"/>
      </w:pPr>
      <w:r>
        <w:t xml:space="preserve">This Non-Disclosure Agreement (this “Agreement”) is made as of April 17, 2026 (the “Effective Date”) by and between Brightline Robotics, Inc., a Delaware corporation with its principal place of business at 88 Innovation Way, Palo Alto, California 94301 (the “Company”), and Meridian Ventures, L.P., a California limited partnership with its principal place of business at 3000 Sand Hill Road, Building 2, Menlo Park, California 94025 (“Investor”).</w:t>
      </w:r>
    </w:p>
    <w:p>
      <w:pPr>
        <w:spacing w:after="160"/>
        <w:jc w:val="both"/>
      </w:pPr>
      <w:r>
        <w:t xml:space="preserve">The Company wishes to disclose certain confidential information to Investor solely for the purpose of enabling Investor to evaluate a potential equity investment in the Company (the “Purpose”).</w:t>
      </w:r>
    </w:p>
    <w:p>
      <w:pPr>
        <w:spacing w:after="120" w:before="240"/>
      </w:pPr>
      <w:r>
        <w:rPr>
          <w:b/>
          <w:bCs/>
        </w:rPr>
        <w:t xml:space="preserve">1. Confidential Information</w:t>
      </w:r>
    </w:p>
    <w:p>
      <w:pPr>
        <w:spacing w:after="160"/>
        <w:jc w:val="both"/>
      </w:pPr>
      <w:r>
        <w:t xml:space="preserve">“Confidential Information” means all non-public technical, financial, and business information disclosed by the Company to Investor in connection with the Purpose, including without limitation financial statements, capitalization tables, product designs, engineering data, customer and vendor information, and strategic plans, whether disclosed orally, visually, or in writing, and whether or not marked confidential.</w:t>
      </w:r>
    </w:p>
    <w:p>
      <w:pPr>
        <w:spacing w:after="120" w:before="240"/>
      </w:pPr>
      <w:r>
        <w:rPr>
          <w:b/>
          <w:bCs/>
        </w:rPr>
        <w:t xml:space="preserve">2. Use and Non-Disclosure</w:t>
      </w:r>
    </w:p>
    <w:p>
      <w:pPr>
        <w:spacing w:after="160"/>
        <w:jc w:val="both"/>
      </w:pPr>
      <w:r>
        <w:t xml:space="preserve">Investor agrees to use the Confidential Information solely for the Purpose and to hold it in confidence using the same degree of care Investor uses to protect its own confidential information of similar nature, and in no event less than reasonable care. Investor may disclose Confidential Information to its partners, employees, and professional advisors on a need-to-know basis, provided such persons are bound by confidentiality obligations consistent with this Agreement</w:t>
      </w:r>
      <w:ins w:id="1011" w:author="J. Alvarez (Counsel to Brightline Robotics)" w:date="2026-04-22T09:00:00Z">
        <w:r>
          <w:t xml:space="preserve">, and Investor may further disclose Confidential Information to the extent required by its auditors, regulators, or fund limited partners in the ordinary course of Investor's compliance and reporting obligations, provided such recipients are subject to customary confidentiality restrictions</w:t>
        </w:r>
      </w:ins>
      <w:r>
        <w:t xml:space="preserve">. Investor shall not disclose the fact that discussions or negotiations are taking place between the Parties.</w:t>
      </w:r>
    </w:p>
    <w:p>
      <w:pPr>
        <w:spacing w:after="120" w:before="240"/>
      </w:pPr>
      <w:r>
        <w:rPr>
          <w:b/>
          <w:bCs/>
        </w:rPr>
        <w:t xml:space="preserve">3. Exclusions</w:t>
      </w:r>
    </w:p>
    <w:p>
      <w:pPr>
        <w:spacing w:after="160"/>
        <w:jc w:val="both"/>
      </w:pPr>
      <w:r>
        <w:t xml:space="preserve">Confidential Information excludes information that: (a) is or becomes generally available to the public other than through Investor's breach; (b) was already known to Investor without restriction prior to disclosure, as shown by Investor's contemporaneous written records; (c) is received from a third party without breach of any obligation of confidentiality; or (d) is required to be disclosed by law or valid legal process, provided Investor gives the Company prompt notice to allow it to seek a protective order.</w:t>
      </w:r>
    </w:p>
    <w:p>
      <w:pPr>
        <w:spacing w:after="120" w:before="240"/>
      </w:pPr>
      <w:r>
        <w:rPr>
          <w:b/>
          <w:bCs/>
        </w:rPr>
        <w:t xml:space="preserve">4. No Obligation; No Representations</w:t>
      </w:r>
    </w:p>
    <w:p>
      <w:pPr>
        <w:spacing w:after="160"/>
        <w:jc w:val="both"/>
      </w:pPr>
      <w:r>
        <w:t xml:space="preserve">This Agreement does not obligate the Company to disclose any particular information, nor does it obligate either Party to proceed with any transaction. All Confidential Information is provided “as is” without any representation or warranty as to its accuracy or completeness, except as may be separately agreed in a definitive transaction agreement.</w:t>
      </w:r>
    </w:p>
    <w:p>
      <w:pPr>
        <w:spacing w:after="120" w:before="240"/>
      </w:pPr>
      <w:r>
        <w:rPr>
          <w:b/>
          <w:bCs/>
        </w:rPr>
        <w:t xml:space="preserve">5. Term</w:t>
      </w:r>
    </w:p>
    <w:p>
      <w:pPr>
        <w:spacing w:after="160"/>
        <w:jc w:val="both"/>
      </w:pPr>
      <w:r>
        <w:t xml:space="preserve">This Agreement shall remain in effect for </w:t>
      </w:r>
      <w:del w:id="1012" w:author="J. Alvarez (Counsel to Brightline Robotics)" w:date="2026-04-22T09:00:00Z">
        <w:r>
          <w:delText xml:space="preserve">three (3) years</w:delText>
        </w:r>
      </w:del>
      <w:ins w:id="1013" w:author="J. Alvarez (Counsel to Brightline Robotics)" w:date="2026-04-22T09:00:00Z">
        <w:r>
          <w:t xml:space="preserve">two (2) years</w:t>
        </w:r>
      </w:ins>
      <w:r>
        <w:t xml:space="preserve"> from the Effective Date. Investor's obligations of confidentiality with respect to any specific item of Confidential Information disclosed during that period shall continue for </w:t>
      </w:r>
      <w:del w:id="1014" w:author="J. Alvarez (Counsel to Brightline Robotics)" w:date="2026-04-22T09:00:00Z">
        <w:r>
          <w:delText xml:space="preserve">three (3) years</w:delText>
        </w:r>
      </w:del>
      <w:ins w:id="1015" w:author="J. Alvarez (Counsel to Brightline Robotics)" w:date="2026-04-22T09:00:00Z">
        <w:r>
          <w:t xml:space="preserve">two (2) years</w:t>
        </w:r>
      </w:ins>
      <w:r>
        <w:t xml:space="preserve"> following the date of disclosure of that item.</w:t>
      </w:r>
    </w:p>
    <w:p>
      <w:pPr>
        <w:spacing w:after="120" w:before="240"/>
      </w:pPr>
      <w:r>
        <w:rPr>
          <w:b/>
          <w:bCs/>
        </w:rPr>
        <w:t xml:space="preserve">6. Return of Materials</w:t>
      </w:r>
    </w:p>
    <w:p>
      <w:pPr>
        <w:spacing w:after="160"/>
        <w:jc w:val="both"/>
      </w:pPr>
      <w:r>
        <w:t xml:space="preserve">Upon the Company's written request, or upon termination of discussions regarding the Purpose, Investor shall promptly return or destroy all materials containing Confidential Information, provided that Investor may retain </w:t>
      </w:r>
      <w:del w:id="1016" w:author="J. Alvarez (Counsel to Brightline Robotics)" w:date="2026-04-22T09:00:00Z">
        <w:r>
          <w:delText xml:space="preserve">a copy in its confidential files as required for legal, regulatory, or internal compliance purposes, subject to the continuing confidentiality obligations herein</w:delText>
        </w:r>
      </w:del>
      <w:ins w:id="1017" w:author="J. Alvarez (Counsel to Brightline Robotics)" w:date="2026-04-22T09:00:00Z">
        <w:r>
          <w:t xml:space="preserve">copies stored solely in automated backup or archival systems that are not readily accessible in the ordinary course of business, provided such retained copies remain subject to the confidentiality obligations of this Agreement until deleted in the ordinary course</w:t>
        </w:r>
      </w:ins>
      <w:r>
        <w:t xml:space="preserve">.</w:t>
      </w:r>
    </w:p>
    <w:p>
      <w:pPr>
        <w:spacing w:after="120" w:before="240"/>
      </w:pPr>
      <w:r>
        <w:rPr>
          <w:b/>
          <w:bCs/>
        </w:rPr>
        <w:t xml:space="preserve">7. Remedies</w:t>
      </w:r>
    </w:p>
    <w:p>
      <w:pPr>
        <w:spacing w:after="160"/>
        <w:jc w:val="both"/>
      </w:pPr>
      <w:r>
        <w:t xml:space="preserve">The Company shall be entitled to seek equitable relief, including injunction and specific performance, in the event of any breach or threatened breach of this Agreement by Investor, in addition to all other remedies available at law.</w:t>
      </w:r>
    </w:p>
    <w:p>
      <w:pPr>
        <w:spacing w:after="120" w:before="240"/>
      </w:pPr>
      <w:r>
        <w:rPr>
          <w:b/>
          <w:bCs/>
        </w:rPr>
        <w:t xml:space="preserve">8. Governing Law</w:t>
      </w:r>
    </w:p>
    <w:p>
      <w:pPr>
        <w:spacing w:after="160"/>
        <w:jc w:val="both"/>
      </w:pPr>
      <w:r>
        <w:t xml:space="preserve">This Agreement shall be governed by the laws of the State of </w:t>
      </w:r>
      <w:del w:id="1018" w:author="J. Alvarez (Counsel to Brightline Robotics)" w:date="2026-04-22T09:00:00Z">
        <w:r>
          <w:delText xml:space="preserve">California</w:delText>
        </w:r>
      </w:del>
      <w:ins w:id="1019" w:author="J. Alvarez (Counsel to Brightline Robotics)" w:date="2026-04-22T09:00:00Z">
        <w:r>
          <w:t xml:space="preserve">Delaware</w:t>
        </w:r>
      </w:ins>
      <w:r>
        <w:t xml:space="preserve">, without regard to conflict of laws principles, and the Parties consent to the exclusive jurisdiction of the state and federal courts located in </w:t>
      </w:r>
      <w:del w:id="1020" w:author="J. Alvarez (Counsel to Brightline Robotics)" w:date="2026-04-22T09:00:00Z">
        <w:r>
          <w:delText xml:space="preserve">Santa Clara County, California</w:delText>
        </w:r>
      </w:del>
      <w:ins w:id="1021" w:author="J. Alvarez (Counsel to Brightline Robotics)" w:date="2026-04-22T09:00:00Z">
        <w:r>
          <w:t xml:space="preserve">Wilmington, Delaware</w:t>
        </w:r>
      </w:ins>
      <w:r>
        <w:t xml:space="preserve">.</w:t>
      </w:r>
    </w:p>
    <w:p>
      <w:pPr>
        <w:spacing w:after="120" w:before="240"/>
      </w:pPr>
      <w:r>
        <w:rPr>
          <w:b/>
          <w:bCs/>
        </w:rPr>
        <w:t xml:space="preserve">9. General</w:t>
      </w:r>
    </w:p>
    <w:p>
      <w:pPr>
        <w:spacing w:after="160"/>
        <w:jc w:val="both"/>
      </w:pPr>
      <w:r>
        <w:t xml:space="preserve">This Agreement constitutes the entire understanding between the Parties regarding its subject matter. No modification shall be effective unless in writing and signed by both Parties. This Agreement is not assignable by Investor without the Company's prior written consent.</w:t>
      </w:r>
    </w:p>
    <w:p>
      <w:pPr>
        <w:spacing w:after="120" w:before="240"/>
      </w:pPr>
      <w:r>
        <w:rPr>
          <w:b/>
          <w:bCs/>
        </w:rPr>
        <w:t xml:space="preserve">Signatures</w:t>
      </w:r>
    </w:p>
    <w:p>
      <w:pPr>
        <w:spacing w:after="160"/>
        <w:jc w:val="both"/>
      </w:pPr>
      <w:r>
        <w:t xml:space="preserve">IN WITNESS WHEREOF, the Parties have executed this Agreement as of the Effective Date.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rPr>
                <w:b/>
                <w:bCs/>
              </w:rPr>
              <w:t xml:space="preserve">BRIGHTLINE ROBOTICS, INC.</w:t>
            </w:r>
          </w:p>
          <w:p/>
          <w:p>
            <w:r>
              <w:t xml:space="preserve">By: _______________________________</w:t>
            </w:r>
          </w:p>
          <w:p>
            <w:r>
              <w:t xml:space="preserve">Name: Priya Nandakumar</w:t>
            </w:r>
          </w:p>
          <w:p>
            <w:r>
              <w:t xml:space="preserve">Title: Chief Executive Officer</w:t>
            </w:r>
          </w:p>
          <w:p>
            <w:r>
              <w:t xml:space="preserve">Date: _______________________________</w:t>
            </w:r>
          </w:p>
        </w:tc>
        <w:tc>
          <w:tcPr>
            <w:tcW w:type="dxa" w:w="4500"/>
            <w:tcBorders>
              <w:top w:val="none" w:color="FFFFFF" w:sz="0"/>
              <w:left w:val="none" w:color="FFFFFF" w:sz="0"/>
              <w:bottom w:val="none" w:color="FFFFFF" w:sz="0"/>
              <w:right w:val="none" w:color="FFFFFF" w:sz="0"/>
            </w:tcBorders>
          </w:tcPr>
          <w:p>
            <w:r>
              <w:rPr>
                <w:b/>
                <w:bCs/>
              </w:rPr>
              <w:t xml:space="preserve">MERIDIAN VENTURES, L.P.</w:t>
            </w:r>
          </w:p>
          <w:p/>
          <w:p>
            <w:r>
              <w:t xml:space="preserve">By: _______________________________</w:t>
            </w:r>
          </w:p>
          <w:p>
            <w:r>
              <w:t xml:space="preserve">Name: Grant Ferris</w:t>
            </w:r>
          </w:p>
          <w:p>
            <w:r>
              <w:t xml:space="preserve">Title: General Partner</w:t>
            </w:r>
          </w:p>
          <w:p>
            <w:r>
              <w:t xml:space="preserve">Date: _______________________________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2026-07-11T00:39:07.702Z</dcterms:created>
  <dcterms:modified xsi:type="dcterms:W3CDTF">2026-07-11T00:39:07.702Z</dcterms:modified>
</cp:coreProperties>
</file>

<file path=docProps/custom.xml><?xml version="1.0" encoding="utf-8"?>
<Properties xmlns="http://schemas.openxmlformats.org/officeDocument/2006/custom-properties" xmlns:vt="http://schemas.openxmlformats.org/officeDocument/2006/docPropsVTypes"/>
</file>