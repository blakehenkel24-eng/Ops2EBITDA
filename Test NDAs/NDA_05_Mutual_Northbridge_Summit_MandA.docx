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MUTUAL NON-DISCLOSURE AND STANDSTILL AGREEMENT</w:t>
      </w:r>
    </w:p>
    <w:p>
      <w:pPr>
        <w:spacing w:after="160"/>
        <w:jc w:val="both"/>
      </w:pPr>
      <w:r>
        <w:t xml:space="preserve">This Mutual Non-Disclosure and Standstill Agreement (this “Agreement”) is entered into as of May 21, 2026 (the “Effective Date”) by and between Northbridge Capital Partners, L.P., a Delaware limited partnership with its principal place of business at 900 Third Avenue, 32nd Floor, New York, New York 10022 (“Northbridge”), and Summit Fastener Co., a Delaware corporation with its principal place of business at 4550 Commerce Boulevard, Cleveland, Ohio 44114 (the “Company”).</w:t>
      </w:r>
    </w:p>
    <w:p>
      <w:pPr>
        <w:spacing w:after="160"/>
        <w:jc w:val="both"/>
      </w:pPr>
      <w:r>
        <w:t xml:space="preserve">The Parties are engaged in discussions concerning a possible negotiated transaction involving the Company (the “Transaction”), and in connection therewith each Party may disclose to the other certain confidential information, including financial, operational, customer, and strategic information.</w:t>
      </w:r>
    </w:p>
    <w:p>
      <w:pPr>
        <w:spacing w:after="120" w:before="240"/>
      </w:pPr>
      <w:r>
        <w:rPr>
          <w:b/>
          <w:bCs/>
        </w:rPr>
        <w:t xml:space="preserve">1. Confidential Information</w:t>
      </w:r>
    </w:p>
    <w:p>
      <w:pPr>
        <w:spacing w:after="160"/>
        <w:jc w:val="both"/>
      </w:pPr>
      <w:r>
        <w:t xml:space="preserve">“Confidential Information” means all information furnished by or on behalf of either Party to the other, whether before or after the Effective Date, relating to the Transaction, including financial statements, customer and supplier contracts, EBITDA build-ups, management presentations, and any analyses, compilations, or notes prepared by the Receiving Party that contain or are based upon such information.</w:t>
      </w:r>
    </w:p>
    <w:p>
      <w:pPr>
        <w:spacing w:after="120" w:before="240"/>
      </w:pPr>
      <w:r>
        <w:rPr>
          <w:b/>
          <w:bCs/>
        </w:rPr>
        <w:t xml:space="preserve">2. Permitted Recipients</w:t>
      </w:r>
    </w:p>
    <w:p>
      <w:pPr>
        <w:spacing w:after="160"/>
        <w:jc w:val="both"/>
      </w:pPr>
      <w:r>
        <w:t xml:space="preserve">Each Party may disclose the other Party's Confidential Information to its Representatives (officers, directors, employees, financing sources, legal counsel, accountants, and other advisors) who need to know such information in connection with evaluating the Transaction, and each Party shall be responsible for any breach of this Agreement by its Representatives.</w:t>
      </w:r>
    </w:p>
    <w:p>
      <w:pPr>
        <w:spacing w:after="120" w:before="240"/>
      </w:pPr>
      <w:r>
        <w:rPr>
          <w:b/>
          <w:bCs/>
        </w:rPr>
        <w:t xml:space="preserve">3. Standstill</w:t>
      </w:r>
    </w:p>
    <w:p>
      <w:pPr>
        <w:spacing w:after="160"/>
        <w:jc w:val="both"/>
      </w:pPr>
      <w:r>
        <w:t xml:space="preserve">For a period of </w:t>
      </w:r>
      <w:del w:id="1036" w:author="L. Huang (Counsel to Summit Fastener Co.)" w:date="2026-05-28T09:00:00Z">
        <w:r>
          <w:delText xml:space="preserve">twelve (12) months</w:delText>
        </w:r>
      </w:del>
      <w:ins w:id="1037" w:author="L. Huang (Counsel to Summit Fastener Co.)" w:date="2026-05-28T09:00:00Z">
        <w:r>
          <w:t xml:space="preserve">six (6) months</w:t>
        </w:r>
      </w:ins>
      <w:r>
        <w:t xml:space="preserve"> from the Effective Date, Northbridge agrees that it will not, without the prior written consent of the Company's board of directors, acquire or propose to acquire any securities or assets of the Company, or seek to influence control of the Company, except as contemplated by a definitive transaction agreement mutually executed by the Parties.</w:t>
      </w:r>
    </w:p>
    <w:p>
      <w:pPr>
        <w:spacing w:after="120" w:before="240"/>
      </w:pPr>
      <w:r>
        <w:rPr>
          <w:b/>
          <w:bCs/>
        </w:rPr>
        <w:t xml:space="preserve">4. Non-Solicitation</w:t>
      </w:r>
    </w:p>
    <w:p>
      <w:pPr>
        <w:spacing w:after="160"/>
        <w:jc w:val="both"/>
      </w:pPr>
      <w:r>
        <w:t xml:space="preserve">For a period of </w:t>
      </w:r>
      <w:del w:id="1038" w:author="L. Huang (Counsel to Summit Fastener Co.)" w:date="2026-05-28T09:00:00Z">
        <w:r>
          <w:delText xml:space="preserve">eighteen (18) months</w:delText>
        </w:r>
      </w:del>
      <w:ins w:id="1039" w:author="L. Huang (Counsel to Summit Fastener Co.)" w:date="2026-05-28T09:00:00Z">
        <w:r>
          <w:t xml:space="preserve">twelve (12) months</w:t>
        </w:r>
      </w:ins>
      <w:r>
        <w:t xml:space="preserve"> from the Effective Date, neither Party shall directly solicit for employment any employee of the other Party with whom it had contact in connection with the Transaction, provided that general solicitations not specifically directed at such employees shall not constitute a violation of this Section</w:t>
      </w:r>
      <w:ins w:id="1040" w:author="L. Huang (Counsel to Summit Fastener Co.)" w:date="2026-05-28T09:00:00Z">
        <w:r>
          <w:t xml:space="preserve">, and provided further that this Section shall not restrict solicitation of any employee whose employment with the other Party has already terminated prior to the solicitation</w:t>
        </w:r>
      </w:ins>
      <w:r>
        <w:t xml:space="preserve">.</w:t>
      </w:r>
    </w:p>
    <w:p>
      <w:pPr>
        <w:spacing w:after="120" w:before="240"/>
      </w:pPr>
      <w:r>
        <w:rPr>
          <w:b/>
          <w:bCs/>
        </w:rPr>
        <w:t xml:space="preserve">5. Exclusions</w:t>
      </w:r>
    </w:p>
    <w:p>
      <w:pPr>
        <w:spacing w:after="160"/>
        <w:jc w:val="both"/>
      </w:pPr>
      <w:r>
        <w:t xml:space="preserve">Confidential Information excludes information that is or becomes public through no fault of the Receiving Party, was already known to the Receiving Party on a non-confidential basis, is received from a third party without breach of any confidentiality obligation, or is required to be disclosed pursuant to legal process, subject to the Receiving Party providing prompt notice to permit the Disclosing Party to seek a protective order.</w:t>
      </w:r>
    </w:p>
    <w:p>
      <w:pPr>
        <w:spacing w:after="120" w:before="240"/>
      </w:pPr>
      <w:r>
        <w:rPr>
          <w:b/>
          <w:bCs/>
        </w:rPr>
        <w:t xml:space="preserve">6. Term</w:t>
      </w:r>
    </w:p>
    <w:p>
      <w:pPr>
        <w:spacing w:after="160"/>
        <w:jc w:val="both"/>
      </w:pPr>
      <w:r>
        <w:t xml:space="preserve">This Agreement shall remain in effect for eighteen (18) months from the Effective Date, after which the confidentiality obligations in Section 2 shall terminate, provided that the Standstill provisions in Section 3 shall terminate on the date specified therein regardless of the termination of this Agreement.</w:t>
      </w:r>
    </w:p>
    <w:p>
      <w:pPr>
        <w:spacing w:after="120" w:before="240"/>
      </w:pPr>
      <w:r>
        <w:rPr>
          <w:b/>
          <w:bCs/>
        </w:rPr>
        <w:t xml:space="preserve">7. Return or Destruction</w:t>
      </w:r>
    </w:p>
    <w:p>
      <w:pPr>
        <w:spacing w:after="160"/>
        <w:jc w:val="both"/>
      </w:pPr>
      <w:r>
        <w:t xml:space="preserve">Upon written request or termination of discussions regarding the Transaction, each Party shall, at its option, return or destroy all Confidential Information of the other Party, provided that electronic backup copies retained pursuant to standard archival or disaster recovery procedures need not be destroyed, subject to continued confidentiality.</w:t>
      </w:r>
    </w:p>
    <w:p>
      <w:pPr>
        <w:spacing w:after="120" w:before="240"/>
      </w:pPr>
      <w:r>
        <w:rPr>
          <w:b/>
          <w:bCs/>
        </w:rPr>
        <w:t xml:space="preserve">8. No Representation</w:t>
      </w:r>
    </w:p>
    <w:p>
      <w:pPr>
        <w:spacing w:after="160"/>
        <w:jc w:val="both"/>
      </w:pPr>
      <w:r>
        <w:t xml:space="preserve">Neither Party makes any representation or warranty as to the accuracy or completeness of any Confidential Information, and neither Party shall have any liability to the other resulting from the use of Confidential Information, except as may be set forth in a definitive transaction agreement.</w:t>
      </w:r>
    </w:p>
    <w:p>
      <w:pPr>
        <w:spacing w:after="120" w:before="240"/>
      </w:pPr>
      <w:r>
        <w:rPr>
          <w:b/>
          <w:bCs/>
        </w:rPr>
        <w:t xml:space="preserve">9. Governing Law</w:t>
      </w:r>
    </w:p>
    <w:p>
      <w:pPr>
        <w:spacing w:after="160"/>
        <w:jc w:val="both"/>
      </w:pPr>
      <w:r>
        <w:t xml:space="preserve">This Agreement shall be governed by the laws of the State of </w:t>
      </w:r>
      <w:del w:id="1041" w:author="L. Huang (Counsel to Summit Fastener Co.)" w:date="2026-05-28T09:00:00Z">
        <w:r>
          <w:delText xml:space="preserve">Delaware</w:delText>
        </w:r>
      </w:del>
      <w:ins w:id="1042" w:author="L. Huang (Counsel to Summit Fastener Co.)" w:date="2026-05-28T09:00:00Z">
        <w:r>
          <w:t xml:space="preserve">Ohio</w:t>
        </w:r>
      </w:ins>
      <w:r>
        <w:t xml:space="preserve">, without regard to conflict of laws principles, and the Parties consent to the exclusive jurisdiction of the </w:t>
      </w:r>
      <w:del w:id="1043" w:author="L. Huang (Counsel to Summit Fastener Co.)" w:date="2026-05-28T09:00:00Z">
        <w:r>
          <w:delText xml:space="preserve">Court of Chancery of the State of Delaware</w:delText>
        </w:r>
      </w:del>
      <w:ins w:id="1044" w:author="L. Huang (Counsel to Summit Fastener Co.)" w:date="2026-05-28T09:00:00Z">
        <w:r>
          <w:t xml:space="preserve">state and federal courts located in Cuyahoga County, Ohio</w:t>
        </w:r>
      </w:ins>
      <w:r>
        <w:t xml:space="preserve">.</w:t>
      </w:r>
    </w:p>
    <w:p>
      <w:pPr>
        <w:spacing w:after="120" w:before="240"/>
      </w:pPr>
      <w:r>
        <w:rPr>
          <w:b/>
          <w:bCs/>
        </w:rPr>
        <w:t xml:space="preserve">10. Remedies</w:t>
      </w:r>
    </w:p>
    <w:p>
      <w:pPr>
        <w:spacing w:after="160"/>
        <w:jc w:val="both"/>
      </w:pPr>
      <w:r>
        <w:t xml:space="preserve">The Parties agree that monetary damages would not be a sufficient remedy for breach of this Agreement, and the non-breaching Party shall be entitled to seek specific performance and injunctive relief in addition to all other remedies available at law or in equity.</w:t>
      </w:r>
    </w:p>
    <w:p>
      <w:pPr>
        <w:spacing w:after="120" w:before="240"/>
      </w:pPr>
      <w:r>
        <w:rPr>
          <w:b/>
          <w:bCs/>
        </w:rPr>
        <w:t xml:space="preserve">Signatures</w:t>
      </w:r>
    </w:p>
    <w:p>
      <w:pPr>
        <w:spacing w:after="160"/>
        <w:jc w:val="both"/>
      </w:pPr>
      <w:r>
        <w:t xml:space="preserve">IN WITNESS WHEREOF, the Parties have executed this Agreement as of the Effective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NORTHBRIDGE CAPITAL PARTNERS, L.P.</w:t>
            </w:r>
          </w:p>
          <w:p/>
          <w:p>
            <w:r>
              <w:t xml:space="preserve">By: _______________________________</w:t>
            </w:r>
          </w:p>
          <w:p>
            <w:r>
              <w:t xml:space="preserve">Name: Elena Voss</w:t>
            </w:r>
          </w:p>
          <w:p>
            <w:r>
              <w:t xml:space="preserve">Title: Managing Director</w:t>
            </w:r>
          </w:p>
          <w:p>
            <w:r>
              <w:t xml:space="preserve">Date: _______________________________</w:t>
            </w:r>
          </w:p>
        </w:tc>
        <w:tc>
          <w:tcPr>
            <w:tcW w:type="dxa" w:w="4500"/>
            <w:tcBorders>
              <w:top w:val="none" w:color="FFFFFF" w:sz="0"/>
              <w:left w:val="none" w:color="FFFFFF" w:sz="0"/>
              <w:bottom w:val="none" w:color="FFFFFF" w:sz="0"/>
              <w:right w:val="none" w:color="FFFFFF" w:sz="0"/>
            </w:tcBorders>
          </w:tcPr>
          <w:p>
            <w:r>
              <w:rPr>
                <w:b/>
                <w:bCs/>
              </w:rPr>
              <w:t xml:space="preserve">SUMMIT FASTENER CO.</w:t>
            </w:r>
          </w:p>
          <w:p/>
          <w:p>
            <w:r>
              <w:t xml:space="preserve">By: _______________________________</w:t>
            </w:r>
          </w:p>
          <w:p>
            <w:r>
              <w:t xml:space="preserve">Name: Robert Delaney</w:t>
            </w:r>
          </w:p>
          <w:p>
            <w:r>
              <w:t xml:space="preserve">Title: Chief Executive Officer</w:t>
            </w:r>
          </w:p>
          <w:p>
            <w:r>
              <w:t xml:space="preserve">Date: _______________________________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2026-07-11T00:39:07.723Z</dcterms:created>
  <dcterms:modified xsi:type="dcterms:W3CDTF">2026-07-11T00:39:07.723Z</dcterms:modified>
</cp:coreProperties>
</file>

<file path=docProps/custom.xml><?xml version="1.0" encoding="utf-8"?>
<Properties xmlns="http://schemas.openxmlformats.org/officeDocument/2006/custom-properties" xmlns:vt="http://schemas.openxmlformats.org/officeDocument/2006/docPropsVTypes"/>
</file>