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EXECUTIVE CONFIDENTIALITY, NON-DISCLOSURE, AND NON-SOLICITATION AGREEMENT</w:t>
      </w:r>
    </w:p>
    <w:p>
      <w:pPr>
        <w:spacing w:after="160"/>
        <w:jc w:val="both"/>
      </w:pPr>
      <w:r>
        <w:t xml:space="preserve">This Executive Confidentiality, Non-Disclosure, and Non-Solicitation Agreement (this “Agreement”) is entered into as of January 5, 2026, by and between Continental Freight Corp., an Illinois corporation with its principal place of business at 1 Freight Plaza, Rosemont, Illinois 60018 (the “Company”), and Daniel Osei, an individual residing in DuPage County, Illinois (“Executive”), in connection with Executive's appointment as Vice President of Sales.</w:t>
      </w:r>
    </w:p>
    <w:p>
      <w:pPr>
        <w:spacing w:after="160"/>
        <w:jc w:val="both"/>
      </w:pPr>
      <w:r>
        <w:t xml:space="preserve">As a member of the Company's senior leadership team, Executive will have access to highly sensitive Confidential Information and Trade Secrets, and the Company requires this Agreement as a condition of Executive's appointment.</w:t>
      </w:r>
    </w:p>
    <w:p>
      <w:pPr>
        <w:spacing w:after="120" w:before="240"/>
      </w:pPr>
      <w:r>
        <w:rPr>
          <w:b/>
          <w:bCs/>
        </w:rPr>
        <w:t xml:space="preserve">1. Confidential Information and Trade Secrets</w:t>
      </w:r>
    </w:p>
    <w:p>
      <w:pPr>
        <w:spacing w:after="160"/>
        <w:jc w:val="both"/>
      </w:pPr>
      <w:r>
        <w:t xml:space="preserve">“Confidential Information” means all non-public information concerning the Company's carrier network, customer pricing and contracts, margin data, sales strategy, and expansion plans. “Trade Secrets” means any Confidential Information that constitutes a trade secret under the Illinois Trade Secrets Act, 765 ILCS 1065/1 et seq., including the Company's proprietary lane-pricing algorithms and customer profitability models.</w:t>
      </w:r>
    </w:p>
    <w:p>
      <w:pPr>
        <w:spacing w:after="120" w:before="240"/>
      </w:pPr>
      <w:r>
        <w:rPr>
          <w:b/>
          <w:bCs/>
        </w:rPr>
        <w:t xml:space="preserve">2. Executive Obligations</w:t>
      </w:r>
    </w:p>
    <w:p>
      <w:pPr>
        <w:pStyle w:val="ListParagraph"/>
        <w:numPr>
          <w:ilvl w:val="0"/>
          <w:numId w:val="1"/>
        </w:numPr>
        <w:spacing w:after="100"/>
      </w:pPr>
      <w:r>
        <w:t xml:space="preserve">Hold all Confidential Information and Trade Secrets in strict confidence during and after employment.</w:t>
      </w:r>
    </w:p>
    <w:p>
      <w:pPr>
        <w:pStyle w:val="ListParagraph"/>
        <w:numPr>
          <w:ilvl w:val="0"/>
          <w:numId w:val="1"/>
        </w:numPr>
        <w:spacing w:after="100"/>
      </w:pPr>
      <w:r>
        <w:t xml:space="preserve">Use Confidential Information and Trade Secrets solely in furtherance of the Company's business.</w:t>
      </w:r>
    </w:p>
    <w:p>
      <w:pPr>
        <w:pStyle w:val="ListParagraph"/>
        <w:numPr>
          <w:ilvl w:val="0"/>
          <w:numId w:val="1"/>
        </w:numPr>
        <w:spacing w:after="100"/>
      </w:pPr>
      <w:r>
        <w:t xml:space="preserve">Not disclose the terms of major customer contracts or carrier rate agreements to any person outside the Company.</w:t>
      </w:r>
    </w:p>
    <w:p>
      <w:pPr>
        <w:spacing w:after="120" w:before="240"/>
      </w:pPr>
      <w:r>
        <w:rPr>
          <w:b/>
          <w:bCs/>
        </w:rPr>
        <w:t xml:space="preserve">3. Duration — Confidential Information</w:t>
      </w:r>
    </w:p>
    <w:p>
      <w:pPr>
        <w:spacing w:after="160"/>
        <w:jc w:val="both"/>
      </w:pPr>
      <w:r>
        <w:t xml:space="preserve">Executive's confidentiality obligations with respect to Confidential Information shall survive termination of employment for </w:t>
      </w:r>
      <w:del w:id="1053" w:author="S. Grant (Counsel to D. Osei)" w:date="2026-01-09T09:00:00Z">
        <w:r>
          <w:delText xml:space="preserve">three (3) years</w:delText>
        </w:r>
      </w:del>
      <w:ins w:id="1054" w:author="S. Grant (Counsel to D. Osei)" w:date="2026-01-09T09:00:00Z">
        <w:r>
          <w:t xml:space="preserve">two (2) years</w:t>
        </w:r>
      </w:ins>
      <w:r>
        <w:t xml:space="preserve">. Obligations with respect to Trade Secrets shall continue for as long as such information retains trade secret status under applicable law.</w:t>
      </w:r>
    </w:p>
    <w:p>
      <w:pPr>
        <w:spacing w:after="120" w:before="240"/>
      </w:pPr>
      <w:r>
        <w:rPr>
          <w:b/>
          <w:bCs/>
        </w:rPr>
        <w:t xml:space="preserve">4. Non-Solicitation of Employees and Customers</w:t>
      </w:r>
    </w:p>
    <w:p>
      <w:pPr>
        <w:spacing w:after="160"/>
        <w:jc w:val="both"/>
      </w:pPr>
      <w:r>
        <w:t xml:space="preserve">For a period of </w:t>
      </w:r>
      <w:del w:id="1055" w:author="S. Grant (Counsel to D. Osei)" w:date="2026-01-09T09:00:00Z">
        <w:r>
          <w:delText xml:space="preserve">two (2) years</w:delText>
        </w:r>
      </w:del>
      <w:ins w:id="1056" w:author="S. Grant (Counsel to D. Osei)" w:date="2026-01-09T09:00:00Z">
        <w:r>
          <w:t xml:space="preserve">one (1) year</w:t>
        </w:r>
      </w:ins>
      <w:r>
        <w:t xml:space="preserve"> following termination of Executive's employment for any reason, Executive shall not, directly or indirectly: (a) solicit or induce any employee of the Company to leave the Company's employment; or (b) solicit any customer of the Company with whom Executive had material contact during the </w:t>
      </w:r>
      <w:del w:id="1057" w:author="S. Grant (Counsel to D. Osei)" w:date="2026-01-09T09:00:00Z">
        <w:r>
          <w:delText xml:space="preserve">twelve (12) months</w:delText>
        </w:r>
      </w:del>
      <w:ins w:id="1058" w:author="S. Grant (Counsel to D. Osei)" w:date="2026-01-09T09:00:00Z">
        <w:r>
          <w:t xml:space="preserve">six (6) months</w:t>
        </w:r>
      </w:ins>
      <w:r>
        <w:t xml:space="preserve"> preceding termination for the purpose of providing competing freight brokerage services.</w:t>
      </w:r>
    </w:p>
    <w:p>
      <w:pPr>
        <w:spacing w:after="120" w:before="240"/>
      </w:pPr>
      <w:r>
        <w:rPr>
          <w:b/>
          <w:bCs/>
        </w:rPr>
        <w:t xml:space="preserve">5. Return of Property</w:t>
      </w:r>
    </w:p>
    <w:p>
      <w:pPr>
        <w:spacing w:after="160"/>
        <w:jc w:val="both"/>
      </w:pPr>
      <w:r>
        <w:t xml:space="preserve">Upon termination of employment for any reason, Executive shall immediately return all Company property, including devices, access credentials, customer files, and any documents or data containing Confidential Information, and shall permanently delete any such information from personal devices or accounts.</w:t>
      </w:r>
    </w:p>
    <w:p>
      <w:pPr>
        <w:spacing w:after="120" w:before="240"/>
      </w:pPr>
      <w:r>
        <w:rPr>
          <w:b/>
          <w:bCs/>
        </w:rPr>
        <w:t xml:space="preserve">6. Remedies</w:t>
      </w:r>
    </w:p>
    <w:p>
      <w:pPr>
        <w:spacing w:after="160"/>
        <w:jc w:val="both"/>
      </w:pPr>
      <w:r>
        <w:t xml:space="preserve">Executive acknowledges that breach of Sections 2 or 4 would cause irreparable harm to the Company, and the Company shall be entitled to injunctive relief </w:t>
      </w:r>
      <w:del w:id="1059" w:author="S. Grant (Counsel to D. Osei)" w:date="2026-01-09T09:00:00Z">
        <w:r>
          <w:delText xml:space="preserve">without the necessity of posting bond, </w:delText>
        </w:r>
      </w:del>
      <w:r>
        <w:t xml:space="preserve">in addition to monetary damages and recovery of reasonable attorneys' fees to the extent permitted by law.</w:t>
      </w:r>
    </w:p>
    <w:p>
      <w:pPr>
        <w:spacing w:after="120" w:before="240"/>
      </w:pPr>
      <w:r>
        <w:rPr>
          <w:b/>
          <w:bCs/>
        </w:rPr>
        <w:t xml:space="preserve">7. Reasonableness; Blue Pencil</w:t>
      </w:r>
    </w:p>
    <w:p>
      <w:pPr>
        <w:spacing w:after="160"/>
        <w:jc w:val="both"/>
      </w:pPr>
      <w:r>
        <w:t xml:space="preserve">Executive acknowledges that the restrictions in Section 4 are reasonable in scope and duration given Executive's senior role. If any court determines a restriction to be overbroad, the Parties agree the court may modify the restriction to the maximum extent enforceable under applicable law</w:t>
      </w:r>
      <w:ins w:id="1060" w:author="S. Grant (Counsel to D. Osei)" w:date="2026-01-09T09:00:00Z">
        <w:r>
          <w:t xml:space="preserve">, provided that in no event shall the restrictions in Section 4 be enforced against Executive in any jurisdiction that prohibits or limits post-employment non-solicitation covenants for Executive's role or compensation level</w:t>
        </w:r>
      </w:ins>
      <w:r>
        <w:t xml:space="preserve">.</w:t>
      </w:r>
    </w:p>
    <w:p>
      <w:pPr>
        <w:spacing w:after="120" w:before="240"/>
      </w:pPr>
      <w:r>
        <w:rPr>
          <w:b/>
          <w:bCs/>
        </w:rPr>
        <w:t xml:space="preserve">8. At-Will Employment</w:t>
      </w:r>
    </w:p>
    <w:p>
      <w:pPr>
        <w:spacing w:after="160"/>
        <w:jc w:val="both"/>
      </w:pPr>
      <w:r>
        <w:t xml:space="preserve">This Agreement does not alter the at-will nature of Executive's employment, and either Party may terminate the employment relationship at any time, subject to any separate written employment agreement between the Parties.</w:t>
      </w:r>
    </w:p>
    <w:p>
      <w:pPr>
        <w:spacing w:after="120" w:before="240"/>
      </w:pPr>
      <w:r>
        <w:rPr>
          <w:b/>
          <w:bCs/>
        </w:rPr>
        <w:t xml:space="preserve">9. Governing Law</w:t>
      </w:r>
    </w:p>
    <w:p>
      <w:pPr>
        <w:spacing w:after="160"/>
        <w:jc w:val="both"/>
      </w:pPr>
      <w:r>
        <w:t xml:space="preserve">This Agreement shall be governed by the laws of the State of Illinois, without regard to conflict of laws principles, and venue for any dispute shall lie exclusively in Cook County, Illinois.</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CONTINENTAL FREIGHT CORP.</w:t>
            </w:r>
          </w:p>
          <w:p/>
          <w:p>
            <w:r>
              <w:t xml:space="preserve">By: _______________________________</w:t>
            </w:r>
          </w:p>
          <w:p>
            <w:r>
              <w:t xml:space="preserve">Name: Linda Park</w:t>
            </w:r>
          </w:p>
          <w:p>
            <w:r>
              <w:t xml:space="preserve">Title: Chief Human Resources Officer</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EXECUTIVE</w:t>
            </w:r>
          </w:p>
          <w:p/>
          <w:p>
            <w:r>
              <w:t xml:space="preserve">By: _______________________________</w:t>
            </w:r>
          </w:p>
          <w:p>
            <w:r>
              <w:t xml:space="preserve">Name: Daniel Osei</w:t>
            </w:r>
          </w:p>
          <w:p>
            <w:r>
              <w:t xml:space="preserve">Title: VP of Sales</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2026-07-11T00:39:07.736Z</dcterms:created>
  <dcterms:modified xsi:type="dcterms:W3CDTF">2026-07-11T00:39:07.736Z</dcterms:modified>
</cp:coreProperties>
</file>

<file path=docProps/custom.xml><?xml version="1.0" encoding="utf-8"?>
<Properties xmlns="http://schemas.openxmlformats.org/officeDocument/2006/custom-properties" xmlns:vt="http://schemas.openxmlformats.org/officeDocument/2006/docPropsVTypes"/>
</file>