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t xml:space="preserve">NON-DISCLOSURE AGREEMENT</w:t>
      </w:r>
    </w:p>
    <w:p>
      <w:pPr>
        <w:spacing w:after="160"/>
        <w:jc w:val="both"/>
      </w:pPr>
      <w:r>
        <w:t xml:space="preserve">This Non-Disclosure Agreement (this “Agreement”) is entered into as of March 30, 2026 by and between Ferro Industrial Group, Inc., a New York corporation with its principal place of business at 750 Lexington Avenue, 14th Floor, New York, New York 10022 (“Ferro”), and Pinnacle Talent Group, LLC, a New York limited liability company with its principal place of business at 250 Park Avenue South, New York, New York 10003 (“Pinnacle”), in connection with Pinnacle's engagement to provide contract staffing services to Ferro's portfolio companies (the “Services”).</w:t>
      </w:r>
    </w:p>
    <w:p>
      <w:pPr>
        <w:spacing w:after="160"/>
        <w:jc w:val="both"/>
      </w:pPr>
      <w:r>
        <w:t xml:space="preserve">Ferro is a portfolio company of a private equity sponsor and, in connection with the Services, will provide Pinnacle access to sensitive workforce, compensation, and organizational data across its affiliated entities.</w:t>
      </w:r>
    </w:p>
    <w:p>
      <w:pPr>
        <w:spacing w:after="120" w:before="240"/>
      </w:pPr>
      <w:r>
        <w:rPr>
          <w:b/>
          <w:bCs/>
        </w:rPr>
        <w:t xml:space="preserve">1. Confidential Information</w:t>
      </w:r>
    </w:p>
    <w:p>
      <w:pPr>
        <w:spacing w:after="160"/>
        <w:jc w:val="both"/>
      </w:pPr>
      <w:r>
        <w:t xml:space="preserve">“Confidential Information” means all non-public information disclosed by Ferro to Pinnacle in connection with the Services, including employee compensation bands, organizational charts, workforce reduction plans, and any information regarding Ferro's ownership structure, portfolio company affiliations, or sponsor identity.</w:t>
      </w:r>
    </w:p>
    <w:p>
      <w:pPr>
        <w:spacing w:after="120" w:before="240"/>
      </w:pPr>
      <w:r>
        <w:rPr>
          <w:b/>
          <w:bCs/>
        </w:rPr>
        <w:t xml:space="preserve">2. Obligations of Pinnacle</w:t>
      </w:r>
    </w:p>
    <w:p>
      <w:pPr>
        <w:spacing w:after="160"/>
        <w:jc w:val="both"/>
      </w:pPr>
      <w:r>
        <w:t xml:space="preserve">Pinnacle shall hold all Confidential Information in strict confidence, restrict access to personnel directly involved in delivering the Services, and shall not use Confidential Information for any purpose other than performing the Services, including refraining from using workforce data obtained hereunder to directly solicit Ferro's employees or candidates for placement with other clients.</w:t>
      </w:r>
    </w:p>
    <w:p>
      <w:pPr>
        <w:spacing w:after="120" w:before="240"/>
      </w:pPr>
      <w:r>
        <w:rPr>
          <w:b/>
          <w:bCs/>
        </w:rPr>
        <w:t xml:space="preserve">3. Subcontractors</w:t>
      </w:r>
    </w:p>
    <w:p>
      <w:pPr>
        <w:spacing w:after="160"/>
        <w:jc w:val="both"/>
      </w:pPr>
      <w:r>
        <w:t xml:space="preserve">Pinnacle shall not disclose Confidential Information to any subcontractor </w:t>
      </w:r>
      <w:del w:id="1061" w:author="D. Cho (Counsel to Pinnacle Talent Group)" w:date="2026-04-05T09:00:00Z">
        <w:r>
          <w:delText xml:space="preserve">or affiliated staffing entity </w:delText>
        </w:r>
      </w:del>
      <w:r>
        <w:t xml:space="preserve">without Ferro's prior written consent</w:t>
      </w:r>
      <w:ins w:id="1062" w:author="D. Cho (Counsel to Pinnacle Talent Group)" w:date="2026-04-05T09:00:00Z">
        <w:r>
          <w:t xml:space="preserve">, provided that no such consent shall be required for disclosure to Pinnacle's wholly owned staffing affiliates that are bound by written confidentiality obligations no less protective than those in this Agreement</w:t>
        </w:r>
      </w:ins>
      <w:r>
        <w:t xml:space="preserve">, and any permitted subcontractor shall be bound by written confidentiality terms no less protective than those set forth in this Agreement.</w:t>
      </w:r>
    </w:p>
    <w:p>
      <w:pPr>
        <w:spacing w:after="120" w:before="240"/>
      </w:pPr>
      <w:r>
        <w:rPr>
          <w:b/>
          <w:bCs/>
        </w:rPr>
        <w:t xml:space="preserve">4. Exclusions</w:t>
      </w:r>
    </w:p>
    <w:p>
      <w:pPr>
        <w:spacing w:after="160"/>
        <w:jc w:val="both"/>
      </w:pPr>
      <w:r>
        <w:t xml:space="preserve">Confidential Information excludes information that is or becomes publicly available without breach of this Agreement, was already known to Pinnacle without restriction, is independently developed without use of Ferro's Confidential Information, or is rightfully received from a third party.</w:t>
      </w:r>
    </w:p>
    <w:p>
      <w:pPr>
        <w:spacing w:after="120" w:before="240"/>
      </w:pPr>
      <w:r>
        <w:rPr>
          <w:b/>
          <w:bCs/>
        </w:rPr>
        <w:t xml:space="preserve">5. Term</w:t>
      </w:r>
    </w:p>
    <w:p>
      <w:pPr>
        <w:spacing w:after="160"/>
        <w:jc w:val="both"/>
      </w:pPr>
      <w:r>
        <w:t xml:space="preserve">This Agreement shall remain in effect for </w:t>
      </w:r>
      <w:del w:id="1063" w:author="D. Cho (Counsel to Pinnacle Talent Group)" w:date="2026-04-05T09:00:00Z">
        <w:r>
          <w:delText xml:space="preserve">three (3) years</w:delText>
        </w:r>
      </w:del>
      <w:ins w:id="1064" w:author="D. Cho (Counsel to Pinnacle Talent Group)" w:date="2026-04-05T09:00:00Z">
        <w:r>
          <w:t xml:space="preserve">two (2) years</w:t>
        </w:r>
      </w:ins>
      <w:r>
        <w:t xml:space="preserve"> from the date first written above, and the confidentiality obligations herein shall survive any termination of the Services for the remainder of that </w:t>
      </w:r>
      <w:del w:id="1065" w:author="D. Cho (Counsel to Pinnacle Talent Group)" w:date="2026-04-05T09:00:00Z">
        <w:r>
          <w:delText xml:space="preserve">three (3) year</w:delText>
        </w:r>
      </w:del>
      <w:ins w:id="1066" w:author="D. Cho (Counsel to Pinnacle Talent Group)" w:date="2026-04-05T09:00:00Z">
        <w:r>
          <w:t xml:space="preserve">two (2) year</w:t>
        </w:r>
      </w:ins>
      <w:r>
        <w:t xml:space="preserve"> term.</w:t>
      </w:r>
    </w:p>
    <w:p>
      <w:pPr>
        <w:spacing w:after="120" w:before="240"/>
      </w:pPr>
      <w:r>
        <w:rPr>
          <w:b/>
          <w:bCs/>
        </w:rPr>
        <w:t xml:space="preserve">6. Return of Materials</w:t>
      </w:r>
    </w:p>
    <w:p>
      <w:pPr>
        <w:spacing w:after="160"/>
        <w:jc w:val="both"/>
      </w:pPr>
      <w:r>
        <w:t xml:space="preserve">Upon completion of the Services or Ferro's written request, Pinnacle shall return or destroy all Confidential Information within ten (10) business days and certify such action in writing.</w:t>
      </w:r>
    </w:p>
    <w:p>
      <w:pPr>
        <w:spacing w:after="120" w:before="240"/>
      </w:pPr>
      <w:r>
        <w:rPr>
          <w:b/>
          <w:bCs/>
        </w:rPr>
        <w:t xml:space="preserve">7. Liquidated Damages</w:t>
      </w:r>
    </w:p>
    <w:p>
      <w:pPr>
        <w:spacing w:after="160"/>
        <w:jc w:val="both"/>
      </w:pPr>
      <w:r>
        <w:t xml:space="preserve">The Parties acknowledge that actual damages resulting from an unauthorized disclosure of Confidential Information regarding Ferro's ownership structure or sponsor identity would be difficult to ascertain. Accordingly, in the event of such unauthorized disclosure by Pinnacle, Pinnacle shall pay Ferro liquidated damages of </w:t>
      </w:r>
      <w:del w:id="1067" w:author="D. Cho (Counsel to Pinnacle Talent Group)" w:date="2026-04-05T09:00:00Z">
        <w:r>
          <w:delText xml:space="preserve">$50,000</w:delText>
        </w:r>
      </w:del>
      <w:ins w:id="1068" w:author="D. Cho (Counsel to Pinnacle Talent Group)" w:date="2026-04-05T09:00:00Z">
        <w:r>
          <w:t xml:space="preserve">$15,000</w:t>
        </w:r>
      </w:ins>
      <w:r>
        <w:t xml:space="preserve"> per occurrence, which the Parties agree is a reasonable pre-estimate of harm and not a penalty, </w:t>
      </w:r>
      <w:del w:id="1069" w:author="D. Cho (Counsel to Pinnacle Talent Group)" w:date="2026-04-05T09:00:00Z">
        <w:r>
          <w:delText xml:space="preserve">without prejudice to Ferro's right to seek injunctive relief for ongoing or threatened breaches</w:delText>
        </w:r>
      </w:del>
      <w:ins w:id="1070" w:author="D. Cho (Counsel to Pinnacle Talent Group)" w:date="2026-04-05T09:00:00Z">
        <w:r>
          <w:t xml:space="preserve">which shall be Ferro's sole and exclusive monetary remedy for such disclosure, without prejudice to Ferro's right to seek injunctive relief for ongoing or threatened breaches following fifteen (15) days' written notice and an opportunity to cure</w:t>
        </w:r>
      </w:ins>
      <w:r>
        <w:t xml:space="preserve">.</w:t>
      </w:r>
    </w:p>
    <w:p>
      <w:pPr>
        <w:spacing w:after="120" w:before="240"/>
      </w:pPr>
      <w:r>
        <w:rPr>
          <w:b/>
          <w:bCs/>
        </w:rPr>
        <w:t xml:space="preserve">8. Remedies</w:t>
      </w:r>
    </w:p>
    <w:p>
      <w:pPr>
        <w:spacing w:after="160"/>
        <w:jc w:val="both"/>
      </w:pPr>
      <w:r>
        <w:t xml:space="preserve">In addition to the liquidated damages set forth in Section 7, Ferro shall be entitled to seek injunctive relief for any breach or threatened breach of this Agreement, as monetary damages alone may not be an adequate remedy for disclosures involving ongoing harm.</w:t>
      </w:r>
    </w:p>
    <w:p>
      <w:pPr>
        <w:spacing w:after="120" w:before="240"/>
      </w:pPr>
      <w:r>
        <w:rPr>
          <w:b/>
          <w:bCs/>
        </w:rPr>
        <w:t xml:space="preserve">9. Governing Law</w:t>
      </w:r>
    </w:p>
    <w:p>
      <w:pPr>
        <w:spacing w:after="160"/>
        <w:jc w:val="both"/>
      </w:pPr>
      <w:r>
        <w:t xml:space="preserve">This Agreement shall be governed by the laws of the State of New York, without regard to conflict of laws principles, and the Parties consent to the exclusive jurisdiction of the state and federal courts located in New York County, New York.</w:t>
      </w:r>
    </w:p>
    <w:p>
      <w:pPr>
        <w:spacing w:after="120" w:before="240"/>
      </w:pPr>
      <w:r>
        <w:rPr>
          <w:b/>
          <w:bCs/>
        </w:rPr>
        <w:t xml:space="preserve">10. General</w:t>
      </w:r>
    </w:p>
    <w:p>
      <w:pPr>
        <w:spacing w:after="160"/>
        <w:jc w:val="both"/>
      </w:pPr>
      <w:r>
        <w:t xml:space="preserve">This Agreement constitutes the entire agreement between the Parties regarding confidentiality of the subject matter herein and may not be amended except in a writing signed by both Parties.</w:t>
      </w:r>
    </w:p>
    <w:p>
      <w:pPr>
        <w:spacing w:after="120" w:before="240"/>
      </w:pPr>
      <w:r>
        <w:rPr>
          <w:b/>
          <w:bCs/>
        </w:rPr>
        <w:t xml:space="preserve">Signatures</w:t>
      </w:r>
    </w:p>
    <w:p>
      <w:pPr>
        <w:spacing w:after="160"/>
        <w:jc w:val="both"/>
      </w:pPr>
      <w:r>
        <w:t xml:space="preserve">IN WITNESS WHEREOF, the Parties have executed this Agreement as of the Effective Date.</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r>
              <w:rPr>
                <w:b/>
                <w:bCs/>
              </w:rPr>
              <w:t xml:space="preserve">FERRO INDUSTRIAL GROUP, INC.</w:t>
            </w:r>
          </w:p>
          <w:p/>
          <w:p>
            <w:r>
              <w:t xml:space="preserve">By: _______________________________</w:t>
            </w:r>
          </w:p>
          <w:p>
            <w:r>
              <w:t xml:space="preserve">Name: Nathaniel Cross</w:t>
            </w:r>
          </w:p>
          <w:p>
            <w:r>
              <w:t xml:space="preserve">Title: General Counsel</w:t>
            </w:r>
          </w:p>
          <w:p>
            <w:r>
              <w:t xml:space="preserve">Date: _______________________________</w:t>
            </w:r>
          </w:p>
        </w:tc>
        <w:tc>
          <w:tcPr>
            <w:tcW w:type="dxa" w:w="4500"/>
            <w:tcBorders>
              <w:top w:val="none" w:color="FFFFFF" w:sz="0"/>
              <w:left w:val="none" w:color="FFFFFF" w:sz="0"/>
              <w:bottom w:val="none" w:color="FFFFFF" w:sz="0"/>
              <w:right w:val="none" w:color="FFFFFF" w:sz="0"/>
            </w:tcBorders>
          </w:tcPr>
          <w:p>
            <w:r>
              <w:rPr>
                <w:b/>
                <w:bCs/>
              </w:rPr>
              <w:t xml:space="preserve">PINNACLE TALENT GROUP, LLC</w:t>
            </w:r>
          </w:p>
          <w:p/>
          <w:p>
            <w:r>
              <w:t xml:space="preserve">By: _______________________________</w:t>
            </w:r>
          </w:p>
          <w:p>
            <w:r>
              <w:t xml:space="preserve">Name: Ava Simmons</w:t>
            </w:r>
          </w:p>
          <w:p>
            <w:r>
              <w:t xml:space="preserve">Title: Chief Executive Officer</w:t>
            </w:r>
          </w:p>
          <w:p>
            <w:r>
              <w:t xml:space="preserve">Date: _______________________________</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2026-07-11T00:39:07.741Z</dcterms:created>
  <dcterms:modified xsi:type="dcterms:W3CDTF">2026-07-11T00:39:07.741Z</dcterms:modified>
</cp:coreProperties>
</file>

<file path=docProps/custom.xml><?xml version="1.0" encoding="utf-8"?>
<Properties xmlns="http://schemas.openxmlformats.org/officeDocument/2006/custom-properties" xmlns:vt="http://schemas.openxmlformats.org/officeDocument/2006/docPropsVTypes"/>
</file>